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4373978"/>
        <w:docPartObj>
          <w:docPartGallery w:val="Table of Contents"/>
          <w:docPartUnique/>
        </w:docPartObj>
      </w:sdtPr>
      <w:sdtEndPr/>
      <w:sdtContent>
        <w:p w14:paraId="1D0D1FC7" w14:textId="77777777" w:rsidR="00EC375C" w:rsidRDefault="009352C4">
          <w:r>
            <w:t>Table of Contents</w:t>
          </w:r>
        </w:p>
        <w:p w14:paraId="1B88D50F" w14:textId="77777777" w:rsidR="00FE2C59" w:rsidRDefault="009352C4">
          <w:pPr>
            <w:pStyle w:val="TOC1"/>
            <w:tabs>
              <w:tab w:val="right" w:leader="dot" w:pos="9350"/>
            </w:tabs>
            <w:rPr>
              <w:noProof/>
            </w:rPr>
          </w:pPr>
          <w:r>
            <w:fldChar w:fldCharType="begin"/>
          </w:r>
          <w:r>
            <w:instrText>TOC \o "1-2" \h \z \u</w:instrText>
          </w:r>
          <w:r>
            <w:fldChar w:fldCharType="separate"/>
          </w:r>
          <w:hyperlink w:anchor="_Toc91504927" w:history="1">
            <w:r w:rsidR="00FE2C59" w:rsidRPr="00AC1D52">
              <w:rPr>
                <w:rStyle w:val="FootnoteReference"/>
                <w:noProof/>
              </w:rPr>
              <w:t>Azure MySQL Developer Guide</w:t>
            </w:r>
            <w:r w:rsidR="00FE2C59">
              <w:rPr>
                <w:noProof/>
                <w:webHidden/>
              </w:rPr>
              <w:tab/>
            </w:r>
            <w:r w:rsidR="00FE2C59">
              <w:rPr>
                <w:noProof/>
                <w:webHidden/>
              </w:rPr>
              <w:fldChar w:fldCharType="begin"/>
            </w:r>
            <w:r w:rsidR="00FE2C59">
              <w:rPr>
                <w:noProof/>
                <w:webHidden/>
              </w:rPr>
              <w:instrText xml:space="preserve"> PAGEREF _Toc91504927 \h </w:instrText>
            </w:r>
            <w:r w:rsidR="00FE2C59">
              <w:rPr>
                <w:noProof/>
                <w:webHidden/>
              </w:rPr>
            </w:r>
            <w:r w:rsidR="00FE2C59">
              <w:rPr>
                <w:noProof/>
                <w:webHidden/>
              </w:rPr>
              <w:fldChar w:fldCharType="separate"/>
            </w:r>
            <w:r w:rsidR="00FE2C59">
              <w:rPr>
                <w:noProof/>
                <w:webHidden/>
              </w:rPr>
              <w:t>5</w:t>
            </w:r>
            <w:r w:rsidR="00FE2C59">
              <w:rPr>
                <w:noProof/>
                <w:webHidden/>
              </w:rPr>
              <w:fldChar w:fldCharType="end"/>
            </w:r>
          </w:hyperlink>
        </w:p>
        <w:p w14:paraId="6B626A07" w14:textId="77777777" w:rsidR="00FE2C59" w:rsidRDefault="000500BB">
          <w:pPr>
            <w:pStyle w:val="TOC2"/>
            <w:tabs>
              <w:tab w:val="right" w:leader="dot" w:pos="9350"/>
            </w:tabs>
            <w:rPr>
              <w:noProof/>
            </w:rPr>
          </w:pPr>
          <w:hyperlink w:anchor="_Toc91504928" w:history="1">
            <w:r w:rsidR="00FE2C59" w:rsidRPr="00AC1D52">
              <w:rPr>
                <w:rStyle w:val="FootnoteReference"/>
                <w:noProof/>
              </w:rPr>
              <w:t>Common Use Cases for MySQL</w:t>
            </w:r>
            <w:r w:rsidR="00FE2C59">
              <w:rPr>
                <w:noProof/>
                <w:webHidden/>
              </w:rPr>
              <w:tab/>
            </w:r>
            <w:r w:rsidR="00FE2C59">
              <w:rPr>
                <w:noProof/>
                <w:webHidden/>
              </w:rPr>
              <w:fldChar w:fldCharType="begin"/>
            </w:r>
            <w:r w:rsidR="00FE2C59">
              <w:rPr>
                <w:noProof/>
                <w:webHidden/>
              </w:rPr>
              <w:instrText xml:space="preserve"> PAGEREF _Toc91504928 \h </w:instrText>
            </w:r>
            <w:r w:rsidR="00FE2C59">
              <w:rPr>
                <w:noProof/>
                <w:webHidden/>
              </w:rPr>
            </w:r>
            <w:r w:rsidR="00FE2C59">
              <w:rPr>
                <w:noProof/>
                <w:webHidden/>
              </w:rPr>
              <w:fldChar w:fldCharType="separate"/>
            </w:r>
            <w:r w:rsidR="00FE2C59">
              <w:rPr>
                <w:noProof/>
                <w:webHidden/>
              </w:rPr>
              <w:t>6</w:t>
            </w:r>
            <w:r w:rsidR="00FE2C59">
              <w:rPr>
                <w:noProof/>
                <w:webHidden/>
              </w:rPr>
              <w:fldChar w:fldCharType="end"/>
            </w:r>
          </w:hyperlink>
        </w:p>
        <w:p w14:paraId="398A769E" w14:textId="77777777" w:rsidR="00FE2C59" w:rsidRDefault="000500BB">
          <w:pPr>
            <w:pStyle w:val="TOC2"/>
            <w:tabs>
              <w:tab w:val="right" w:leader="dot" w:pos="9350"/>
            </w:tabs>
            <w:rPr>
              <w:noProof/>
            </w:rPr>
          </w:pPr>
          <w:hyperlink w:anchor="_Toc91504929" w:history="1">
            <w:r w:rsidR="00FE2C59" w:rsidRPr="00AC1D52">
              <w:rPr>
                <w:rStyle w:val="FootnoteReference"/>
                <w:noProof/>
              </w:rPr>
              <w:t>Deployment Models</w:t>
            </w:r>
            <w:r w:rsidR="00FE2C59">
              <w:rPr>
                <w:noProof/>
                <w:webHidden/>
              </w:rPr>
              <w:tab/>
            </w:r>
            <w:r w:rsidR="00FE2C59">
              <w:rPr>
                <w:noProof/>
                <w:webHidden/>
              </w:rPr>
              <w:fldChar w:fldCharType="begin"/>
            </w:r>
            <w:r w:rsidR="00FE2C59">
              <w:rPr>
                <w:noProof/>
                <w:webHidden/>
              </w:rPr>
              <w:instrText xml:space="preserve"> PAGEREF _Toc91504929 \h </w:instrText>
            </w:r>
            <w:r w:rsidR="00FE2C59">
              <w:rPr>
                <w:noProof/>
                <w:webHidden/>
              </w:rPr>
            </w:r>
            <w:r w:rsidR="00FE2C59">
              <w:rPr>
                <w:noProof/>
                <w:webHidden/>
              </w:rPr>
              <w:fldChar w:fldCharType="separate"/>
            </w:r>
            <w:r w:rsidR="00FE2C59">
              <w:rPr>
                <w:noProof/>
                <w:webHidden/>
              </w:rPr>
              <w:t>6</w:t>
            </w:r>
            <w:r w:rsidR="00FE2C59">
              <w:rPr>
                <w:noProof/>
                <w:webHidden/>
              </w:rPr>
              <w:fldChar w:fldCharType="end"/>
            </w:r>
          </w:hyperlink>
        </w:p>
        <w:p w14:paraId="0FF570C8" w14:textId="77777777" w:rsidR="00FE2C59" w:rsidRDefault="000500BB">
          <w:pPr>
            <w:pStyle w:val="TOC2"/>
            <w:tabs>
              <w:tab w:val="right" w:leader="dot" w:pos="9350"/>
            </w:tabs>
            <w:rPr>
              <w:noProof/>
            </w:rPr>
          </w:pPr>
          <w:hyperlink w:anchor="_Toc91504930" w:history="1">
            <w:r w:rsidR="00FE2C59" w:rsidRPr="00AC1D52">
              <w:rPr>
                <w:rStyle w:val="FootnoteReference"/>
                <w:noProof/>
              </w:rPr>
              <w:t>Azure Platform</w:t>
            </w:r>
            <w:r w:rsidR="00FE2C59">
              <w:rPr>
                <w:noProof/>
                <w:webHidden/>
              </w:rPr>
              <w:tab/>
            </w:r>
            <w:r w:rsidR="00FE2C59">
              <w:rPr>
                <w:noProof/>
                <w:webHidden/>
              </w:rPr>
              <w:fldChar w:fldCharType="begin"/>
            </w:r>
            <w:r w:rsidR="00FE2C59">
              <w:rPr>
                <w:noProof/>
                <w:webHidden/>
              </w:rPr>
              <w:instrText xml:space="preserve"> PAGEREF _Toc91504930 \h </w:instrText>
            </w:r>
            <w:r w:rsidR="00FE2C59">
              <w:rPr>
                <w:noProof/>
                <w:webHidden/>
              </w:rPr>
            </w:r>
            <w:r w:rsidR="00FE2C59">
              <w:rPr>
                <w:noProof/>
                <w:webHidden/>
              </w:rPr>
              <w:fldChar w:fldCharType="separate"/>
            </w:r>
            <w:r w:rsidR="00FE2C59">
              <w:rPr>
                <w:noProof/>
                <w:webHidden/>
              </w:rPr>
              <w:t>7</w:t>
            </w:r>
            <w:r w:rsidR="00FE2C59">
              <w:rPr>
                <w:noProof/>
                <w:webHidden/>
              </w:rPr>
              <w:fldChar w:fldCharType="end"/>
            </w:r>
          </w:hyperlink>
        </w:p>
        <w:p w14:paraId="55F452EA" w14:textId="77777777" w:rsidR="00FE2C59" w:rsidRDefault="000500BB">
          <w:pPr>
            <w:pStyle w:val="TOC2"/>
            <w:tabs>
              <w:tab w:val="right" w:leader="dot" w:pos="9350"/>
            </w:tabs>
            <w:rPr>
              <w:noProof/>
            </w:rPr>
          </w:pPr>
          <w:hyperlink w:anchor="_Toc91504931" w:history="1">
            <w:r w:rsidR="00FE2C59" w:rsidRPr="00AC1D52">
              <w:rPr>
                <w:rStyle w:val="FootnoteReference"/>
                <w:noProof/>
              </w:rPr>
              <w:t>MySQL on Azure Hosting Options</w:t>
            </w:r>
            <w:r w:rsidR="00FE2C59">
              <w:rPr>
                <w:noProof/>
                <w:webHidden/>
              </w:rPr>
              <w:tab/>
            </w:r>
            <w:r w:rsidR="00FE2C59">
              <w:rPr>
                <w:noProof/>
                <w:webHidden/>
              </w:rPr>
              <w:fldChar w:fldCharType="begin"/>
            </w:r>
            <w:r w:rsidR="00FE2C59">
              <w:rPr>
                <w:noProof/>
                <w:webHidden/>
              </w:rPr>
              <w:instrText xml:space="preserve"> PAGEREF _Toc91504931 \h </w:instrText>
            </w:r>
            <w:r w:rsidR="00FE2C59">
              <w:rPr>
                <w:noProof/>
                <w:webHidden/>
              </w:rPr>
            </w:r>
            <w:r w:rsidR="00FE2C59">
              <w:rPr>
                <w:noProof/>
                <w:webHidden/>
              </w:rPr>
              <w:fldChar w:fldCharType="separate"/>
            </w:r>
            <w:r w:rsidR="00FE2C59">
              <w:rPr>
                <w:noProof/>
                <w:webHidden/>
              </w:rPr>
              <w:t>8</w:t>
            </w:r>
            <w:r w:rsidR="00FE2C59">
              <w:rPr>
                <w:noProof/>
                <w:webHidden/>
              </w:rPr>
              <w:fldChar w:fldCharType="end"/>
            </w:r>
          </w:hyperlink>
        </w:p>
        <w:p w14:paraId="191DC5EF" w14:textId="77777777" w:rsidR="00FE2C59" w:rsidRDefault="000500BB">
          <w:pPr>
            <w:pStyle w:val="TOC1"/>
            <w:tabs>
              <w:tab w:val="right" w:leader="dot" w:pos="9350"/>
            </w:tabs>
            <w:rPr>
              <w:noProof/>
            </w:rPr>
          </w:pPr>
          <w:hyperlink w:anchor="_Toc91504932" w:history="1">
            <w:r w:rsidR="00FE2C59" w:rsidRPr="00AC1D52">
              <w:rPr>
                <w:rStyle w:val="FootnoteReference"/>
                <w:noProof/>
              </w:rPr>
              <w:t>Introduction to Azure</w:t>
            </w:r>
            <w:r w:rsidR="00FE2C59">
              <w:rPr>
                <w:noProof/>
                <w:webHidden/>
              </w:rPr>
              <w:tab/>
            </w:r>
            <w:r w:rsidR="00FE2C59">
              <w:rPr>
                <w:noProof/>
                <w:webHidden/>
              </w:rPr>
              <w:fldChar w:fldCharType="begin"/>
            </w:r>
            <w:r w:rsidR="00FE2C59">
              <w:rPr>
                <w:noProof/>
                <w:webHidden/>
              </w:rPr>
              <w:instrText xml:space="preserve"> PAGEREF _Toc91504932 \h </w:instrText>
            </w:r>
            <w:r w:rsidR="00FE2C59">
              <w:rPr>
                <w:noProof/>
                <w:webHidden/>
              </w:rPr>
            </w:r>
            <w:r w:rsidR="00FE2C59">
              <w:rPr>
                <w:noProof/>
                <w:webHidden/>
              </w:rPr>
              <w:fldChar w:fldCharType="separate"/>
            </w:r>
            <w:r w:rsidR="00FE2C59">
              <w:rPr>
                <w:noProof/>
                <w:webHidden/>
              </w:rPr>
              <w:t>9</w:t>
            </w:r>
            <w:r w:rsidR="00FE2C59">
              <w:rPr>
                <w:noProof/>
                <w:webHidden/>
              </w:rPr>
              <w:fldChar w:fldCharType="end"/>
            </w:r>
          </w:hyperlink>
        </w:p>
        <w:p w14:paraId="263F1D05" w14:textId="77777777" w:rsidR="00FE2C59" w:rsidRDefault="000500BB">
          <w:pPr>
            <w:pStyle w:val="TOC2"/>
            <w:tabs>
              <w:tab w:val="right" w:leader="dot" w:pos="9350"/>
            </w:tabs>
            <w:rPr>
              <w:noProof/>
            </w:rPr>
          </w:pPr>
          <w:hyperlink w:anchor="_Toc91504933" w:history="1">
            <w:r w:rsidR="00FE2C59" w:rsidRPr="00AC1D52">
              <w:rPr>
                <w:rStyle w:val="FootnoteReference"/>
                <w:noProof/>
              </w:rPr>
              <w:t>The Azure Management Hierarchy</w:t>
            </w:r>
            <w:r w:rsidR="00FE2C59">
              <w:rPr>
                <w:noProof/>
                <w:webHidden/>
              </w:rPr>
              <w:tab/>
            </w:r>
            <w:r w:rsidR="00FE2C59">
              <w:rPr>
                <w:noProof/>
                <w:webHidden/>
              </w:rPr>
              <w:fldChar w:fldCharType="begin"/>
            </w:r>
            <w:r w:rsidR="00FE2C59">
              <w:rPr>
                <w:noProof/>
                <w:webHidden/>
              </w:rPr>
              <w:instrText xml:space="preserve"> PAGEREF _Toc91504933 \h </w:instrText>
            </w:r>
            <w:r w:rsidR="00FE2C59">
              <w:rPr>
                <w:noProof/>
                <w:webHidden/>
              </w:rPr>
            </w:r>
            <w:r w:rsidR="00FE2C59">
              <w:rPr>
                <w:noProof/>
                <w:webHidden/>
              </w:rPr>
              <w:fldChar w:fldCharType="separate"/>
            </w:r>
            <w:r w:rsidR="00FE2C59">
              <w:rPr>
                <w:noProof/>
                <w:webHidden/>
              </w:rPr>
              <w:t>10</w:t>
            </w:r>
            <w:r w:rsidR="00FE2C59">
              <w:rPr>
                <w:noProof/>
                <w:webHidden/>
              </w:rPr>
              <w:fldChar w:fldCharType="end"/>
            </w:r>
          </w:hyperlink>
        </w:p>
        <w:p w14:paraId="5E490F53" w14:textId="77777777" w:rsidR="00FE2C59" w:rsidRDefault="000500BB">
          <w:pPr>
            <w:pStyle w:val="TOC2"/>
            <w:tabs>
              <w:tab w:val="right" w:leader="dot" w:pos="9350"/>
            </w:tabs>
            <w:rPr>
              <w:noProof/>
            </w:rPr>
          </w:pPr>
          <w:hyperlink w:anchor="_Toc91504934" w:history="1">
            <w:r w:rsidR="00FE2C59" w:rsidRPr="00AC1D52">
              <w:rPr>
                <w:rStyle w:val="FootnoteReference"/>
                <w:noProof/>
              </w:rPr>
              <w:t>Resources to guide an Azure Deployment</w:t>
            </w:r>
            <w:r w:rsidR="00FE2C59">
              <w:rPr>
                <w:noProof/>
                <w:webHidden/>
              </w:rPr>
              <w:tab/>
            </w:r>
            <w:r w:rsidR="00FE2C59">
              <w:rPr>
                <w:noProof/>
                <w:webHidden/>
              </w:rPr>
              <w:fldChar w:fldCharType="begin"/>
            </w:r>
            <w:r w:rsidR="00FE2C59">
              <w:rPr>
                <w:noProof/>
                <w:webHidden/>
              </w:rPr>
              <w:instrText xml:space="preserve"> PAGEREF _Toc91504934 \h </w:instrText>
            </w:r>
            <w:r w:rsidR="00FE2C59">
              <w:rPr>
                <w:noProof/>
                <w:webHidden/>
              </w:rPr>
            </w:r>
            <w:r w:rsidR="00FE2C59">
              <w:rPr>
                <w:noProof/>
                <w:webHidden/>
              </w:rPr>
              <w:fldChar w:fldCharType="separate"/>
            </w:r>
            <w:r w:rsidR="00FE2C59">
              <w:rPr>
                <w:noProof/>
                <w:webHidden/>
              </w:rPr>
              <w:t>13</w:t>
            </w:r>
            <w:r w:rsidR="00FE2C59">
              <w:rPr>
                <w:noProof/>
                <w:webHidden/>
              </w:rPr>
              <w:fldChar w:fldCharType="end"/>
            </w:r>
          </w:hyperlink>
        </w:p>
        <w:p w14:paraId="33DDBA12" w14:textId="77777777" w:rsidR="00FE2C59" w:rsidRDefault="000500BB">
          <w:pPr>
            <w:pStyle w:val="TOC1"/>
            <w:tabs>
              <w:tab w:val="right" w:leader="dot" w:pos="9350"/>
            </w:tabs>
            <w:rPr>
              <w:noProof/>
            </w:rPr>
          </w:pPr>
          <w:hyperlink w:anchor="_Toc91504935" w:history="1">
            <w:r w:rsidR="00FE2C59" w:rsidRPr="00AC1D52">
              <w:rPr>
                <w:rStyle w:val="FootnoteReference"/>
                <w:noProof/>
              </w:rPr>
              <w:t>Introduction to Azure Database for MySQL</w:t>
            </w:r>
            <w:r w:rsidR="00FE2C59">
              <w:rPr>
                <w:noProof/>
                <w:webHidden/>
              </w:rPr>
              <w:tab/>
            </w:r>
            <w:r w:rsidR="00FE2C59">
              <w:rPr>
                <w:noProof/>
                <w:webHidden/>
              </w:rPr>
              <w:fldChar w:fldCharType="begin"/>
            </w:r>
            <w:r w:rsidR="00FE2C59">
              <w:rPr>
                <w:noProof/>
                <w:webHidden/>
              </w:rPr>
              <w:instrText xml:space="preserve"> PAGEREF _Toc91504935 \h </w:instrText>
            </w:r>
            <w:r w:rsidR="00FE2C59">
              <w:rPr>
                <w:noProof/>
                <w:webHidden/>
              </w:rPr>
            </w:r>
            <w:r w:rsidR="00FE2C59">
              <w:rPr>
                <w:noProof/>
                <w:webHidden/>
              </w:rPr>
              <w:fldChar w:fldCharType="separate"/>
            </w:r>
            <w:r w:rsidR="00FE2C59">
              <w:rPr>
                <w:noProof/>
                <w:webHidden/>
              </w:rPr>
              <w:t>13</w:t>
            </w:r>
            <w:r w:rsidR="00FE2C59">
              <w:rPr>
                <w:noProof/>
                <w:webHidden/>
              </w:rPr>
              <w:fldChar w:fldCharType="end"/>
            </w:r>
          </w:hyperlink>
        </w:p>
        <w:p w14:paraId="5C3812FD" w14:textId="77777777" w:rsidR="00FE2C59" w:rsidRDefault="000500BB">
          <w:pPr>
            <w:pStyle w:val="TOC2"/>
            <w:tabs>
              <w:tab w:val="right" w:leader="dot" w:pos="9350"/>
            </w:tabs>
            <w:rPr>
              <w:noProof/>
            </w:rPr>
          </w:pPr>
          <w:hyperlink w:anchor="_Toc91504936" w:history="1">
            <w:r w:rsidR="00FE2C59" w:rsidRPr="00AC1D52">
              <w:rPr>
                <w:rStyle w:val="FootnoteReference"/>
                <w:noProof/>
              </w:rPr>
              <w:t>Azure Database for MySQL Deployment Modes</w:t>
            </w:r>
            <w:r w:rsidR="00FE2C59">
              <w:rPr>
                <w:noProof/>
                <w:webHidden/>
              </w:rPr>
              <w:tab/>
            </w:r>
            <w:r w:rsidR="00FE2C59">
              <w:rPr>
                <w:noProof/>
                <w:webHidden/>
              </w:rPr>
              <w:fldChar w:fldCharType="begin"/>
            </w:r>
            <w:r w:rsidR="00FE2C59">
              <w:rPr>
                <w:noProof/>
                <w:webHidden/>
              </w:rPr>
              <w:instrText xml:space="preserve"> PAGEREF _Toc91504936 \h </w:instrText>
            </w:r>
            <w:r w:rsidR="00FE2C59">
              <w:rPr>
                <w:noProof/>
                <w:webHidden/>
              </w:rPr>
            </w:r>
            <w:r w:rsidR="00FE2C59">
              <w:rPr>
                <w:noProof/>
                <w:webHidden/>
              </w:rPr>
              <w:fldChar w:fldCharType="separate"/>
            </w:r>
            <w:r w:rsidR="00FE2C59">
              <w:rPr>
                <w:noProof/>
                <w:webHidden/>
              </w:rPr>
              <w:t>14</w:t>
            </w:r>
            <w:r w:rsidR="00FE2C59">
              <w:rPr>
                <w:noProof/>
                <w:webHidden/>
              </w:rPr>
              <w:fldChar w:fldCharType="end"/>
            </w:r>
          </w:hyperlink>
        </w:p>
        <w:p w14:paraId="6E3D5491" w14:textId="77777777" w:rsidR="00FE2C59" w:rsidRDefault="000500BB">
          <w:pPr>
            <w:pStyle w:val="TOC2"/>
            <w:tabs>
              <w:tab w:val="right" w:leader="dot" w:pos="9350"/>
            </w:tabs>
            <w:rPr>
              <w:noProof/>
            </w:rPr>
          </w:pPr>
          <w:hyperlink w:anchor="_Toc91504937" w:history="1">
            <w:r w:rsidR="00FE2C59" w:rsidRPr="00AC1D52">
              <w:rPr>
                <w:rStyle w:val="FootnoteReference"/>
                <w:noProof/>
              </w:rPr>
              <w:t>Single Server and Flexible Server Comparison Table</w:t>
            </w:r>
            <w:r w:rsidR="00FE2C59">
              <w:rPr>
                <w:noProof/>
                <w:webHidden/>
              </w:rPr>
              <w:tab/>
            </w:r>
            <w:r w:rsidR="00FE2C59">
              <w:rPr>
                <w:noProof/>
                <w:webHidden/>
              </w:rPr>
              <w:fldChar w:fldCharType="begin"/>
            </w:r>
            <w:r w:rsidR="00FE2C59">
              <w:rPr>
                <w:noProof/>
                <w:webHidden/>
              </w:rPr>
              <w:instrText xml:space="preserve"> PAGEREF _Toc91504937 \h </w:instrText>
            </w:r>
            <w:r w:rsidR="00FE2C59">
              <w:rPr>
                <w:noProof/>
                <w:webHidden/>
              </w:rPr>
            </w:r>
            <w:r w:rsidR="00FE2C59">
              <w:rPr>
                <w:noProof/>
                <w:webHidden/>
              </w:rPr>
              <w:fldChar w:fldCharType="separate"/>
            </w:r>
            <w:r w:rsidR="00FE2C59">
              <w:rPr>
                <w:noProof/>
                <w:webHidden/>
              </w:rPr>
              <w:t>16</w:t>
            </w:r>
            <w:r w:rsidR="00FE2C59">
              <w:rPr>
                <w:noProof/>
                <w:webHidden/>
              </w:rPr>
              <w:fldChar w:fldCharType="end"/>
            </w:r>
          </w:hyperlink>
        </w:p>
        <w:p w14:paraId="41E224A7" w14:textId="77777777" w:rsidR="00FE2C59" w:rsidRDefault="000500BB">
          <w:pPr>
            <w:pStyle w:val="TOC1"/>
            <w:tabs>
              <w:tab w:val="right" w:leader="dot" w:pos="9350"/>
            </w:tabs>
            <w:rPr>
              <w:noProof/>
            </w:rPr>
          </w:pPr>
          <w:hyperlink w:anchor="_Toc91504938" w:history="1">
            <w:r w:rsidR="00FE2C59" w:rsidRPr="00AC1D52">
              <w:rPr>
                <w:rStyle w:val="FootnoteReference"/>
                <w:noProof/>
              </w:rPr>
              <w:t>Setup and Tools</w:t>
            </w:r>
            <w:r w:rsidR="00FE2C59">
              <w:rPr>
                <w:noProof/>
                <w:webHidden/>
              </w:rPr>
              <w:tab/>
            </w:r>
            <w:r w:rsidR="00FE2C59">
              <w:rPr>
                <w:noProof/>
                <w:webHidden/>
              </w:rPr>
              <w:fldChar w:fldCharType="begin"/>
            </w:r>
            <w:r w:rsidR="00FE2C59">
              <w:rPr>
                <w:noProof/>
                <w:webHidden/>
              </w:rPr>
              <w:instrText xml:space="preserve"> PAGEREF _Toc91504938 \h </w:instrText>
            </w:r>
            <w:r w:rsidR="00FE2C59">
              <w:rPr>
                <w:noProof/>
                <w:webHidden/>
              </w:rPr>
            </w:r>
            <w:r w:rsidR="00FE2C59">
              <w:rPr>
                <w:noProof/>
                <w:webHidden/>
              </w:rPr>
              <w:fldChar w:fldCharType="separate"/>
            </w:r>
            <w:r w:rsidR="00FE2C59">
              <w:rPr>
                <w:noProof/>
                <w:webHidden/>
              </w:rPr>
              <w:t>17</w:t>
            </w:r>
            <w:r w:rsidR="00FE2C59">
              <w:rPr>
                <w:noProof/>
                <w:webHidden/>
              </w:rPr>
              <w:fldChar w:fldCharType="end"/>
            </w:r>
          </w:hyperlink>
        </w:p>
        <w:p w14:paraId="1BA4FCC0" w14:textId="77777777" w:rsidR="00FE2C59" w:rsidRDefault="000500BB">
          <w:pPr>
            <w:pStyle w:val="TOC2"/>
            <w:tabs>
              <w:tab w:val="right" w:leader="dot" w:pos="9350"/>
            </w:tabs>
            <w:rPr>
              <w:noProof/>
            </w:rPr>
          </w:pPr>
          <w:hyperlink w:anchor="_Toc91504939" w:history="1">
            <w:r w:rsidR="00FE2C59" w:rsidRPr="00AC1D52">
              <w:rPr>
                <w:rStyle w:val="FootnoteReference"/>
                <w:noProof/>
              </w:rPr>
              <w:t>Azure Free Account</w:t>
            </w:r>
            <w:r w:rsidR="00FE2C59">
              <w:rPr>
                <w:noProof/>
                <w:webHidden/>
              </w:rPr>
              <w:tab/>
            </w:r>
            <w:r w:rsidR="00FE2C59">
              <w:rPr>
                <w:noProof/>
                <w:webHidden/>
              </w:rPr>
              <w:fldChar w:fldCharType="begin"/>
            </w:r>
            <w:r w:rsidR="00FE2C59">
              <w:rPr>
                <w:noProof/>
                <w:webHidden/>
              </w:rPr>
              <w:instrText xml:space="preserve"> PAGEREF _Toc91504939 \h </w:instrText>
            </w:r>
            <w:r w:rsidR="00FE2C59">
              <w:rPr>
                <w:noProof/>
                <w:webHidden/>
              </w:rPr>
            </w:r>
            <w:r w:rsidR="00FE2C59">
              <w:rPr>
                <w:noProof/>
                <w:webHidden/>
              </w:rPr>
              <w:fldChar w:fldCharType="separate"/>
            </w:r>
            <w:r w:rsidR="00FE2C59">
              <w:rPr>
                <w:noProof/>
                <w:webHidden/>
              </w:rPr>
              <w:t>17</w:t>
            </w:r>
            <w:r w:rsidR="00FE2C59">
              <w:rPr>
                <w:noProof/>
                <w:webHidden/>
              </w:rPr>
              <w:fldChar w:fldCharType="end"/>
            </w:r>
          </w:hyperlink>
        </w:p>
        <w:p w14:paraId="238122AD" w14:textId="77777777" w:rsidR="00FE2C59" w:rsidRDefault="000500BB">
          <w:pPr>
            <w:pStyle w:val="TOC2"/>
            <w:tabs>
              <w:tab w:val="right" w:leader="dot" w:pos="9350"/>
            </w:tabs>
            <w:rPr>
              <w:noProof/>
            </w:rPr>
          </w:pPr>
          <w:hyperlink w:anchor="_Toc91504940" w:history="1">
            <w:r w:rsidR="00FE2C59" w:rsidRPr="00AC1D52">
              <w:rPr>
                <w:rStyle w:val="FootnoteReference"/>
                <w:noProof/>
              </w:rPr>
              <w:t>Azure Subscriptions and Limits</w:t>
            </w:r>
            <w:r w:rsidR="00FE2C59">
              <w:rPr>
                <w:noProof/>
                <w:webHidden/>
              </w:rPr>
              <w:tab/>
            </w:r>
            <w:r w:rsidR="00FE2C59">
              <w:rPr>
                <w:noProof/>
                <w:webHidden/>
              </w:rPr>
              <w:fldChar w:fldCharType="begin"/>
            </w:r>
            <w:r w:rsidR="00FE2C59">
              <w:rPr>
                <w:noProof/>
                <w:webHidden/>
              </w:rPr>
              <w:instrText xml:space="preserve"> PAGEREF _Toc91504940 \h </w:instrText>
            </w:r>
            <w:r w:rsidR="00FE2C59">
              <w:rPr>
                <w:noProof/>
                <w:webHidden/>
              </w:rPr>
            </w:r>
            <w:r w:rsidR="00FE2C59">
              <w:rPr>
                <w:noProof/>
                <w:webHidden/>
              </w:rPr>
              <w:fldChar w:fldCharType="separate"/>
            </w:r>
            <w:r w:rsidR="00FE2C59">
              <w:rPr>
                <w:noProof/>
                <w:webHidden/>
              </w:rPr>
              <w:t>17</w:t>
            </w:r>
            <w:r w:rsidR="00FE2C59">
              <w:rPr>
                <w:noProof/>
                <w:webHidden/>
              </w:rPr>
              <w:fldChar w:fldCharType="end"/>
            </w:r>
          </w:hyperlink>
        </w:p>
        <w:p w14:paraId="2C1C00EB" w14:textId="77777777" w:rsidR="00FE2C59" w:rsidRDefault="000500BB">
          <w:pPr>
            <w:pStyle w:val="TOC2"/>
            <w:tabs>
              <w:tab w:val="right" w:leader="dot" w:pos="9350"/>
            </w:tabs>
            <w:rPr>
              <w:noProof/>
            </w:rPr>
          </w:pPr>
          <w:hyperlink w:anchor="_Toc91504941" w:history="1">
            <w:r w:rsidR="00FE2C59" w:rsidRPr="00AC1D52">
              <w:rPr>
                <w:rStyle w:val="FootnoteReference"/>
                <w:noProof/>
              </w:rPr>
              <w:t>Azure Authentication</w:t>
            </w:r>
            <w:r w:rsidR="00FE2C59">
              <w:rPr>
                <w:noProof/>
                <w:webHidden/>
              </w:rPr>
              <w:tab/>
            </w:r>
            <w:r w:rsidR="00FE2C59">
              <w:rPr>
                <w:noProof/>
                <w:webHidden/>
              </w:rPr>
              <w:fldChar w:fldCharType="begin"/>
            </w:r>
            <w:r w:rsidR="00FE2C59">
              <w:rPr>
                <w:noProof/>
                <w:webHidden/>
              </w:rPr>
              <w:instrText xml:space="preserve"> PAGEREF _Toc91504941 \h </w:instrText>
            </w:r>
            <w:r w:rsidR="00FE2C59">
              <w:rPr>
                <w:noProof/>
                <w:webHidden/>
              </w:rPr>
            </w:r>
            <w:r w:rsidR="00FE2C59">
              <w:rPr>
                <w:noProof/>
                <w:webHidden/>
              </w:rPr>
              <w:fldChar w:fldCharType="separate"/>
            </w:r>
            <w:r w:rsidR="00FE2C59">
              <w:rPr>
                <w:noProof/>
                <w:webHidden/>
              </w:rPr>
              <w:t>17</w:t>
            </w:r>
            <w:r w:rsidR="00FE2C59">
              <w:rPr>
                <w:noProof/>
                <w:webHidden/>
              </w:rPr>
              <w:fldChar w:fldCharType="end"/>
            </w:r>
          </w:hyperlink>
        </w:p>
        <w:p w14:paraId="495C0871" w14:textId="77777777" w:rsidR="00FE2C59" w:rsidRDefault="000500BB">
          <w:pPr>
            <w:pStyle w:val="TOC2"/>
            <w:tabs>
              <w:tab w:val="right" w:leader="dot" w:pos="9350"/>
            </w:tabs>
            <w:rPr>
              <w:noProof/>
            </w:rPr>
          </w:pPr>
          <w:hyperlink w:anchor="_Toc91504942" w:history="1">
            <w:r w:rsidR="00FE2C59" w:rsidRPr="00AC1D52">
              <w:rPr>
                <w:rStyle w:val="FootnoteReference"/>
                <w:noProof/>
              </w:rPr>
              <w:t>Creating Landing Zones</w:t>
            </w:r>
            <w:r w:rsidR="00FE2C59">
              <w:rPr>
                <w:noProof/>
                <w:webHidden/>
              </w:rPr>
              <w:tab/>
            </w:r>
            <w:r w:rsidR="00FE2C59">
              <w:rPr>
                <w:noProof/>
                <w:webHidden/>
              </w:rPr>
              <w:fldChar w:fldCharType="begin"/>
            </w:r>
            <w:r w:rsidR="00FE2C59">
              <w:rPr>
                <w:noProof/>
                <w:webHidden/>
              </w:rPr>
              <w:instrText xml:space="preserve"> PAGEREF _Toc91504942 \h </w:instrText>
            </w:r>
            <w:r w:rsidR="00FE2C59">
              <w:rPr>
                <w:noProof/>
                <w:webHidden/>
              </w:rPr>
            </w:r>
            <w:r w:rsidR="00FE2C59">
              <w:rPr>
                <w:noProof/>
                <w:webHidden/>
              </w:rPr>
              <w:fldChar w:fldCharType="separate"/>
            </w:r>
            <w:r w:rsidR="00FE2C59">
              <w:rPr>
                <w:noProof/>
                <w:webHidden/>
              </w:rPr>
              <w:t>18</w:t>
            </w:r>
            <w:r w:rsidR="00FE2C59">
              <w:rPr>
                <w:noProof/>
                <w:webHidden/>
              </w:rPr>
              <w:fldChar w:fldCharType="end"/>
            </w:r>
          </w:hyperlink>
        </w:p>
        <w:p w14:paraId="6ABCC56B" w14:textId="77777777" w:rsidR="00FE2C59" w:rsidRDefault="000500BB">
          <w:pPr>
            <w:pStyle w:val="TOC1"/>
            <w:tabs>
              <w:tab w:val="right" w:leader="dot" w:pos="9350"/>
            </w:tabs>
            <w:rPr>
              <w:noProof/>
            </w:rPr>
          </w:pPr>
          <w:hyperlink w:anchor="_Toc91504943" w:history="1">
            <w:r w:rsidR="00FE2C59" w:rsidRPr="00AC1D52">
              <w:rPr>
                <w:rStyle w:val="FootnoteReference"/>
                <w:noProof/>
              </w:rPr>
              <w:t>PHP Language Support</w:t>
            </w:r>
            <w:r w:rsidR="00FE2C59">
              <w:rPr>
                <w:noProof/>
                <w:webHidden/>
              </w:rPr>
              <w:tab/>
            </w:r>
            <w:r w:rsidR="00FE2C59">
              <w:rPr>
                <w:noProof/>
                <w:webHidden/>
              </w:rPr>
              <w:fldChar w:fldCharType="begin"/>
            </w:r>
            <w:r w:rsidR="00FE2C59">
              <w:rPr>
                <w:noProof/>
                <w:webHidden/>
              </w:rPr>
              <w:instrText xml:space="preserve"> PAGEREF _Toc91504943 \h </w:instrText>
            </w:r>
            <w:r w:rsidR="00FE2C59">
              <w:rPr>
                <w:noProof/>
                <w:webHidden/>
              </w:rPr>
            </w:r>
            <w:r w:rsidR="00FE2C59">
              <w:rPr>
                <w:noProof/>
                <w:webHidden/>
              </w:rPr>
              <w:fldChar w:fldCharType="separate"/>
            </w:r>
            <w:r w:rsidR="00FE2C59">
              <w:rPr>
                <w:noProof/>
                <w:webHidden/>
              </w:rPr>
              <w:t>18</w:t>
            </w:r>
            <w:r w:rsidR="00FE2C59">
              <w:rPr>
                <w:noProof/>
                <w:webHidden/>
              </w:rPr>
              <w:fldChar w:fldCharType="end"/>
            </w:r>
          </w:hyperlink>
        </w:p>
        <w:p w14:paraId="66EE8910" w14:textId="77777777" w:rsidR="00FE2C59" w:rsidRDefault="000500BB">
          <w:pPr>
            <w:pStyle w:val="TOC2"/>
            <w:tabs>
              <w:tab w:val="right" w:leader="dot" w:pos="9350"/>
            </w:tabs>
            <w:rPr>
              <w:noProof/>
            </w:rPr>
          </w:pPr>
          <w:hyperlink w:anchor="_Toc91504944" w:history="1">
            <w:r w:rsidR="00FE2C59" w:rsidRPr="00AC1D52">
              <w:rPr>
                <w:rStyle w:val="FootnoteReference"/>
                <w:noProof/>
              </w:rPr>
              <w:t>Example Code</w:t>
            </w:r>
            <w:r w:rsidR="00FE2C59">
              <w:rPr>
                <w:noProof/>
                <w:webHidden/>
              </w:rPr>
              <w:tab/>
            </w:r>
            <w:r w:rsidR="00FE2C59">
              <w:rPr>
                <w:noProof/>
                <w:webHidden/>
              </w:rPr>
              <w:fldChar w:fldCharType="begin"/>
            </w:r>
            <w:r w:rsidR="00FE2C59">
              <w:rPr>
                <w:noProof/>
                <w:webHidden/>
              </w:rPr>
              <w:instrText xml:space="preserve"> PAGEREF _Toc91504944 \h </w:instrText>
            </w:r>
            <w:r w:rsidR="00FE2C59">
              <w:rPr>
                <w:noProof/>
                <w:webHidden/>
              </w:rPr>
            </w:r>
            <w:r w:rsidR="00FE2C59">
              <w:rPr>
                <w:noProof/>
                <w:webHidden/>
              </w:rPr>
              <w:fldChar w:fldCharType="separate"/>
            </w:r>
            <w:r w:rsidR="00FE2C59">
              <w:rPr>
                <w:noProof/>
                <w:webHidden/>
              </w:rPr>
              <w:t>19</w:t>
            </w:r>
            <w:r w:rsidR="00FE2C59">
              <w:rPr>
                <w:noProof/>
                <w:webHidden/>
              </w:rPr>
              <w:fldChar w:fldCharType="end"/>
            </w:r>
          </w:hyperlink>
        </w:p>
        <w:p w14:paraId="680D19EE" w14:textId="77777777" w:rsidR="00FE2C59" w:rsidRDefault="000500BB">
          <w:pPr>
            <w:pStyle w:val="TOC2"/>
            <w:tabs>
              <w:tab w:val="right" w:leader="dot" w:pos="9350"/>
            </w:tabs>
            <w:rPr>
              <w:noProof/>
            </w:rPr>
          </w:pPr>
          <w:hyperlink w:anchor="_Toc91504945" w:history="1">
            <w:r w:rsidR="00FE2C59" w:rsidRPr="00AC1D52">
              <w:rPr>
                <w:rStyle w:val="FootnoteReference"/>
                <w:noProof/>
              </w:rPr>
              <w:t>Application Connectors</w:t>
            </w:r>
            <w:r w:rsidR="00FE2C59">
              <w:rPr>
                <w:noProof/>
                <w:webHidden/>
              </w:rPr>
              <w:tab/>
            </w:r>
            <w:r w:rsidR="00FE2C59">
              <w:rPr>
                <w:noProof/>
                <w:webHidden/>
              </w:rPr>
              <w:fldChar w:fldCharType="begin"/>
            </w:r>
            <w:r w:rsidR="00FE2C59">
              <w:rPr>
                <w:noProof/>
                <w:webHidden/>
              </w:rPr>
              <w:instrText xml:space="preserve"> PAGEREF _Toc91504945 \h </w:instrText>
            </w:r>
            <w:r w:rsidR="00FE2C59">
              <w:rPr>
                <w:noProof/>
                <w:webHidden/>
              </w:rPr>
            </w:r>
            <w:r w:rsidR="00FE2C59">
              <w:rPr>
                <w:noProof/>
                <w:webHidden/>
              </w:rPr>
              <w:fldChar w:fldCharType="separate"/>
            </w:r>
            <w:r w:rsidR="00FE2C59">
              <w:rPr>
                <w:noProof/>
                <w:webHidden/>
              </w:rPr>
              <w:t>19</w:t>
            </w:r>
            <w:r w:rsidR="00FE2C59">
              <w:rPr>
                <w:noProof/>
                <w:webHidden/>
              </w:rPr>
              <w:fldChar w:fldCharType="end"/>
            </w:r>
          </w:hyperlink>
        </w:p>
        <w:p w14:paraId="59A8A79C" w14:textId="77777777" w:rsidR="00FE2C59" w:rsidRDefault="000500BB">
          <w:pPr>
            <w:pStyle w:val="TOC2"/>
            <w:tabs>
              <w:tab w:val="right" w:leader="dot" w:pos="9350"/>
            </w:tabs>
            <w:rPr>
              <w:noProof/>
            </w:rPr>
          </w:pPr>
          <w:hyperlink w:anchor="_Toc91504946" w:history="1">
            <w:r w:rsidR="00FE2C59" w:rsidRPr="00AC1D52">
              <w:rPr>
                <w:rStyle w:val="FootnoteReference"/>
                <w:noProof/>
              </w:rPr>
              <w:t>Resources</w:t>
            </w:r>
            <w:r w:rsidR="00FE2C59">
              <w:rPr>
                <w:noProof/>
                <w:webHidden/>
              </w:rPr>
              <w:tab/>
            </w:r>
            <w:r w:rsidR="00FE2C59">
              <w:rPr>
                <w:noProof/>
                <w:webHidden/>
              </w:rPr>
              <w:fldChar w:fldCharType="begin"/>
            </w:r>
            <w:r w:rsidR="00FE2C59">
              <w:rPr>
                <w:noProof/>
                <w:webHidden/>
              </w:rPr>
              <w:instrText xml:space="preserve"> PAGEREF _Toc91504946 \h </w:instrText>
            </w:r>
            <w:r w:rsidR="00FE2C59">
              <w:rPr>
                <w:noProof/>
                <w:webHidden/>
              </w:rPr>
            </w:r>
            <w:r w:rsidR="00FE2C59">
              <w:rPr>
                <w:noProof/>
                <w:webHidden/>
              </w:rPr>
              <w:fldChar w:fldCharType="separate"/>
            </w:r>
            <w:r w:rsidR="00FE2C59">
              <w:rPr>
                <w:noProof/>
                <w:webHidden/>
              </w:rPr>
              <w:t>19</w:t>
            </w:r>
            <w:r w:rsidR="00FE2C59">
              <w:rPr>
                <w:noProof/>
                <w:webHidden/>
              </w:rPr>
              <w:fldChar w:fldCharType="end"/>
            </w:r>
          </w:hyperlink>
        </w:p>
        <w:p w14:paraId="3632F7F2" w14:textId="77777777" w:rsidR="00FE2C59" w:rsidRDefault="000500BB">
          <w:pPr>
            <w:pStyle w:val="TOC2"/>
            <w:tabs>
              <w:tab w:val="right" w:leader="dot" w:pos="9350"/>
            </w:tabs>
            <w:rPr>
              <w:noProof/>
            </w:rPr>
          </w:pPr>
          <w:hyperlink w:anchor="_Toc91504947" w:history="1">
            <w:r w:rsidR="00FE2C59" w:rsidRPr="00AC1D52">
              <w:rPr>
                <w:rStyle w:val="FootnoteReference"/>
                <w:noProof/>
              </w:rPr>
              <w:t>Example Code</w:t>
            </w:r>
            <w:r w:rsidR="00FE2C59">
              <w:rPr>
                <w:noProof/>
                <w:webHidden/>
              </w:rPr>
              <w:tab/>
            </w:r>
            <w:r w:rsidR="00FE2C59">
              <w:rPr>
                <w:noProof/>
                <w:webHidden/>
              </w:rPr>
              <w:fldChar w:fldCharType="begin"/>
            </w:r>
            <w:r w:rsidR="00FE2C59">
              <w:rPr>
                <w:noProof/>
                <w:webHidden/>
              </w:rPr>
              <w:instrText xml:space="preserve"> PAGEREF _Toc91504947 \h </w:instrText>
            </w:r>
            <w:r w:rsidR="00FE2C59">
              <w:rPr>
                <w:noProof/>
                <w:webHidden/>
              </w:rPr>
            </w:r>
            <w:r w:rsidR="00FE2C59">
              <w:rPr>
                <w:noProof/>
                <w:webHidden/>
              </w:rPr>
              <w:fldChar w:fldCharType="separate"/>
            </w:r>
            <w:r w:rsidR="00FE2C59">
              <w:rPr>
                <w:noProof/>
                <w:webHidden/>
              </w:rPr>
              <w:t>19</w:t>
            </w:r>
            <w:r w:rsidR="00FE2C59">
              <w:rPr>
                <w:noProof/>
                <w:webHidden/>
              </w:rPr>
              <w:fldChar w:fldCharType="end"/>
            </w:r>
          </w:hyperlink>
        </w:p>
        <w:p w14:paraId="5C5EC472" w14:textId="77777777" w:rsidR="00FE2C59" w:rsidRDefault="000500BB">
          <w:pPr>
            <w:pStyle w:val="TOC2"/>
            <w:tabs>
              <w:tab w:val="right" w:leader="dot" w:pos="9350"/>
            </w:tabs>
            <w:rPr>
              <w:noProof/>
            </w:rPr>
          </w:pPr>
          <w:hyperlink w:anchor="_Toc91504948" w:history="1">
            <w:r w:rsidR="00FE2C59" w:rsidRPr="00AC1D52">
              <w:rPr>
                <w:rStyle w:val="FootnoteReference"/>
                <w:noProof/>
              </w:rPr>
              <w:t>Application Connectors</w:t>
            </w:r>
            <w:r w:rsidR="00FE2C59">
              <w:rPr>
                <w:noProof/>
                <w:webHidden/>
              </w:rPr>
              <w:tab/>
            </w:r>
            <w:r w:rsidR="00FE2C59">
              <w:rPr>
                <w:noProof/>
                <w:webHidden/>
              </w:rPr>
              <w:fldChar w:fldCharType="begin"/>
            </w:r>
            <w:r w:rsidR="00FE2C59">
              <w:rPr>
                <w:noProof/>
                <w:webHidden/>
              </w:rPr>
              <w:instrText xml:space="preserve"> PAGEREF _Toc91504948 \h </w:instrText>
            </w:r>
            <w:r w:rsidR="00FE2C59">
              <w:rPr>
                <w:noProof/>
                <w:webHidden/>
              </w:rPr>
            </w:r>
            <w:r w:rsidR="00FE2C59">
              <w:rPr>
                <w:noProof/>
                <w:webHidden/>
              </w:rPr>
              <w:fldChar w:fldCharType="separate"/>
            </w:r>
            <w:r w:rsidR="00FE2C59">
              <w:rPr>
                <w:noProof/>
                <w:webHidden/>
              </w:rPr>
              <w:t>19</w:t>
            </w:r>
            <w:r w:rsidR="00FE2C59">
              <w:rPr>
                <w:noProof/>
                <w:webHidden/>
              </w:rPr>
              <w:fldChar w:fldCharType="end"/>
            </w:r>
          </w:hyperlink>
        </w:p>
        <w:p w14:paraId="3AA338D5" w14:textId="77777777" w:rsidR="00FE2C59" w:rsidRDefault="000500BB">
          <w:pPr>
            <w:pStyle w:val="TOC2"/>
            <w:tabs>
              <w:tab w:val="right" w:leader="dot" w:pos="9350"/>
            </w:tabs>
            <w:rPr>
              <w:noProof/>
            </w:rPr>
          </w:pPr>
          <w:hyperlink w:anchor="_Toc91504949" w:history="1">
            <w:r w:rsidR="00FE2C59" w:rsidRPr="00AC1D52">
              <w:rPr>
                <w:rStyle w:val="FootnoteReference"/>
                <w:noProof/>
              </w:rPr>
              <w:t>Tooling</w:t>
            </w:r>
            <w:r w:rsidR="00FE2C59">
              <w:rPr>
                <w:noProof/>
                <w:webHidden/>
              </w:rPr>
              <w:tab/>
            </w:r>
            <w:r w:rsidR="00FE2C59">
              <w:rPr>
                <w:noProof/>
                <w:webHidden/>
              </w:rPr>
              <w:fldChar w:fldCharType="begin"/>
            </w:r>
            <w:r w:rsidR="00FE2C59">
              <w:rPr>
                <w:noProof/>
                <w:webHidden/>
              </w:rPr>
              <w:instrText xml:space="preserve"> PAGEREF _Toc91504949 \h </w:instrText>
            </w:r>
            <w:r w:rsidR="00FE2C59">
              <w:rPr>
                <w:noProof/>
                <w:webHidden/>
              </w:rPr>
            </w:r>
            <w:r w:rsidR="00FE2C59">
              <w:rPr>
                <w:noProof/>
                <w:webHidden/>
              </w:rPr>
              <w:fldChar w:fldCharType="separate"/>
            </w:r>
            <w:r w:rsidR="00FE2C59">
              <w:rPr>
                <w:noProof/>
                <w:webHidden/>
              </w:rPr>
              <w:t>20</w:t>
            </w:r>
            <w:r w:rsidR="00FE2C59">
              <w:rPr>
                <w:noProof/>
                <w:webHidden/>
              </w:rPr>
              <w:fldChar w:fldCharType="end"/>
            </w:r>
          </w:hyperlink>
        </w:p>
        <w:p w14:paraId="22C8210B" w14:textId="77777777" w:rsidR="00FE2C59" w:rsidRDefault="000500BB">
          <w:pPr>
            <w:pStyle w:val="TOC1"/>
            <w:tabs>
              <w:tab w:val="right" w:leader="dot" w:pos="9350"/>
            </w:tabs>
            <w:rPr>
              <w:noProof/>
            </w:rPr>
          </w:pPr>
          <w:hyperlink w:anchor="_Toc91504950" w:history="1">
            <w:r w:rsidR="00FE2C59" w:rsidRPr="00AC1D52">
              <w:rPr>
                <w:rStyle w:val="FootnoteReference"/>
                <w:noProof/>
              </w:rPr>
              <w:t>Python Language Support</w:t>
            </w:r>
            <w:r w:rsidR="00FE2C59">
              <w:rPr>
                <w:noProof/>
                <w:webHidden/>
              </w:rPr>
              <w:tab/>
            </w:r>
            <w:r w:rsidR="00FE2C59">
              <w:rPr>
                <w:noProof/>
                <w:webHidden/>
              </w:rPr>
              <w:fldChar w:fldCharType="begin"/>
            </w:r>
            <w:r w:rsidR="00FE2C59">
              <w:rPr>
                <w:noProof/>
                <w:webHidden/>
              </w:rPr>
              <w:instrText xml:space="preserve"> PAGEREF _Toc91504950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72A8586B" w14:textId="77777777" w:rsidR="00FE2C59" w:rsidRDefault="000500BB">
          <w:pPr>
            <w:pStyle w:val="TOC2"/>
            <w:tabs>
              <w:tab w:val="right" w:leader="dot" w:pos="9350"/>
            </w:tabs>
            <w:rPr>
              <w:noProof/>
            </w:rPr>
          </w:pPr>
          <w:hyperlink w:anchor="_Toc91504951" w:history="1">
            <w:r w:rsidR="00FE2C59" w:rsidRPr="00AC1D52">
              <w:rPr>
                <w:rStyle w:val="FootnoteReference"/>
                <w:noProof/>
              </w:rPr>
              <w:t>Example Code</w:t>
            </w:r>
            <w:r w:rsidR="00FE2C59">
              <w:rPr>
                <w:noProof/>
                <w:webHidden/>
              </w:rPr>
              <w:tab/>
            </w:r>
            <w:r w:rsidR="00FE2C59">
              <w:rPr>
                <w:noProof/>
                <w:webHidden/>
              </w:rPr>
              <w:fldChar w:fldCharType="begin"/>
            </w:r>
            <w:r w:rsidR="00FE2C59">
              <w:rPr>
                <w:noProof/>
                <w:webHidden/>
              </w:rPr>
              <w:instrText xml:space="preserve"> PAGEREF _Toc91504951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3F54EE44" w14:textId="77777777" w:rsidR="00FE2C59" w:rsidRDefault="000500BB">
          <w:pPr>
            <w:pStyle w:val="TOC2"/>
            <w:tabs>
              <w:tab w:val="right" w:leader="dot" w:pos="9350"/>
            </w:tabs>
            <w:rPr>
              <w:noProof/>
            </w:rPr>
          </w:pPr>
          <w:hyperlink w:anchor="_Toc91504952" w:history="1">
            <w:r w:rsidR="00FE2C59" w:rsidRPr="00AC1D52">
              <w:rPr>
                <w:rStyle w:val="FootnoteReference"/>
                <w:noProof/>
              </w:rPr>
              <w:t>Application Connectors</w:t>
            </w:r>
            <w:r w:rsidR="00FE2C59">
              <w:rPr>
                <w:noProof/>
                <w:webHidden/>
              </w:rPr>
              <w:tab/>
            </w:r>
            <w:r w:rsidR="00FE2C59">
              <w:rPr>
                <w:noProof/>
                <w:webHidden/>
              </w:rPr>
              <w:fldChar w:fldCharType="begin"/>
            </w:r>
            <w:r w:rsidR="00FE2C59">
              <w:rPr>
                <w:noProof/>
                <w:webHidden/>
              </w:rPr>
              <w:instrText xml:space="preserve"> PAGEREF _Toc91504952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38458809" w14:textId="77777777" w:rsidR="00FE2C59" w:rsidRDefault="000500BB">
          <w:pPr>
            <w:pStyle w:val="TOC2"/>
            <w:tabs>
              <w:tab w:val="right" w:leader="dot" w:pos="9350"/>
            </w:tabs>
            <w:rPr>
              <w:noProof/>
            </w:rPr>
          </w:pPr>
          <w:hyperlink w:anchor="_Toc91504953" w:history="1">
            <w:r w:rsidR="00FE2C59" w:rsidRPr="00AC1D52">
              <w:rPr>
                <w:rStyle w:val="FootnoteReference"/>
                <w:noProof/>
              </w:rPr>
              <w:t>Resources</w:t>
            </w:r>
            <w:r w:rsidR="00FE2C59">
              <w:rPr>
                <w:noProof/>
                <w:webHidden/>
              </w:rPr>
              <w:tab/>
            </w:r>
            <w:r w:rsidR="00FE2C59">
              <w:rPr>
                <w:noProof/>
                <w:webHidden/>
              </w:rPr>
              <w:fldChar w:fldCharType="begin"/>
            </w:r>
            <w:r w:rsidR="00FE2C59">
              <w:rPr>
                <w:noProof/>
                <w:webHidden/>
              </w:rPr>
              <w:instrText xml:space="preserve"> PAGEREF _Toc91504953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5E80993C" w14:textId="77777777" w:rsidR="00FE2C59" w:rsidRDefault="000500BB">
          <w:pPr>
            <w:pStyle w:val="TOC1"/>
            <w:tabs>
              <w:tab w:val="right" w:leader="dot" w:pos="9350"/>
            </w:tabs>
            <w:rPr>
              <w:noProof/>
            </w:rPr>
          </w:pPr>
          <w:hyperlink w:anchor="_Toc91504954" w:history="1">
            <w:r w:rsidR="00FE2C59" w:rsidRPr="00AC1D52">
              <w:rPr>
                <w:rStyle w:val="FootnoteReference"/>
                <w:noProof/>
              </w:rPr>
              <w:t>Other Notable Languages for MySQL Apps</w:t>
            </w:r>
            <w:r w:rsidR="00FE2C59">
              <w:rPr>
                <w:noProof/>
                <w:webHidden/>
              </w:rPr>
              <w:tab/>
            </w:r>
            <w:r w:rsidR="00FE2C59">
              <w:rPr>
                <w:noProof/>
                <w:webHidden/>
              </w:rPr>
              <w:fldChar w:fldCharType="begin"/>
            </w:r>
            <w:r w:rsidR="00FE2C59">
              <w:rPr>
                <w:noProof/>
                <w:webHidden/>
              </w:rPr>
              <w:instrText xml:space="preserve"> PAGEREF _Toc91504954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06837615" w14:textId="77777777" w:rsidR="00FE2C59" w:rsidRDefault="000500BB">
          <w:pPr>
            <w:pStyle w:val="TOC2"/>
            <w:tabs>
              <w:tab w:val="right" w:leader="dot" w:pos="9350"/>
            </w:tabs>
            <w:rPr>
              <w:noProof/>
            </w:rPr>
          </w:pPr>
          <w:hyperlink w:anchor="_Toc91504955" w:history="1">
            <w:r w:rsidR="00FE2C59" w:rsidRPr="00AC1D52">
              <w:rPr>
                <w:rStyle w:val="FootnoteReference"/>
                <w:noProof/>
              </w:rPr>
              <w:t>.NET</w:t>
            </w:r>
            <w:r w:rsidR="00FE2C59">
              <w:rPr>
                <w:noProof/>
                <w:webHidden/>
              </w:rPr>
              <w:tab/>
            </w:r>
            <w:r w:rsidR="00FE2C59">
              <w:rPr>
                <w:noProof/>
                <w:webHidden/>
              </w:rPr>
              <w:fldChar w:fldCharType="begin"/>
            </w:r>
            <w:r w:rsidR="00FE2C59">
              <w:rPr>
                <w:noProof/>
                <w:webHidden/>
              </w:rPr>
              <w:instrText xml:space="preserve"> PAGEREF _Toc91504955 \h </w:instrText>
            </w:r>
            <w:r w:rsidR="00FE2C59">
              <w:rPr>
                <w:noProof/>
                <w:webHidden/>
              </w:rPr>
            </w:r>
            <w:r w:rsidR="00FE2C59">
              <w:rPr>
                <w:noProof/>
                <w:webHidden/>
              </w:rPr>
              <w:fldChar w:fldCharType="separate"/>
            </w:r>
            <w:r w:rsidR="00FE2C59">
              <w:rPr>
                <w:noProof/>
                <w:webHidden/>
              </w:rPr>
              <w:t>21</w:t>
            </w:r>
            <w:r w:rsidR="00FE2C59">
              <w:rPr>
                <w:noProof/>
                <w:webHidden/>
              </w:rPr>
              <w:fldChar w:fldCharType="end"/>
            </w:r>
          </w:hyperlink>
        </w:p>
        <w:p w14:paraId="7C55AA97" w14:textId="77777777" w:rsidR="00FE2C59" w:rsidRDefault="000500BB">
          <w:pPr>
            <w:pStyle w:val="TOC2"/>
            <w:tabs>
              <w:tab w:val="right" w:leader="dot" w:pos="9350"/>
            </w:tabs>
            <w:rPr>
              <w:noProof/>
            </w:rPr>
          </w:pPr>
          <w:hyperlink w:anchor="_Toc91504956" w:history="1">
            <w:r w:rsidR="00FE2C59" w:rsidRPr="00AC1D52">
              <w:rPr>
                <w:rStyle w:val="FootnoteReference"/>
                <w:noProof/>
              </w:rPr>
              <w:t>Ruby</w:t>
            </w:r>
            <w:r w:rsidR="00FE2C59">
              <w:rPr>
                <w:noProof/>
                <w:webHidden/>
              </w:rPr>
              <w:tab/>
            </w:r>
            <w:r w:rsidR="00FE2C59">
              <w:rPr>
                <w:noProof/>
                <w:webHidden/>
              </w:rPr>
              <w:fldChar w:fldCharType="begin"/>
            </w:r>
            <w:r w:rsidR="00FE2C59">
              <w:rPr>
                <w:noProof/>
                <w:webHidden/>
              </w:rPr>
              <w:instrText xml:space="preserve"> PAGEREF _Toc91504956 \h </w:instrText>
            </w:r>
            <w:r w:rsidR="00FE2C59">
              <w:rPr>
                <w:noProof/>
                <w:webHidden/>
              </w:rPr>
            </w:r>
            <w:r w:rsidR="00FE2C59">
              <w:rPr>
                <w:noProof/>
                <w:webHidden/>
              </w:rPr>
              <w:fldChar w:fldCharType="separate"/>
            </w:r>
            <w:r w:rsidR="00FE2C59">
              <w:rPr>
                <w:noProof/>
                <w:webHidden/>
              </w:rPr>
              <w:t>22</w:t>
            </w:r>
            <w:r w:rsidR="00FE2C59">
              <w:rPr>
                <w:noProof/>
                <w:webHidden/>
              </w:rPr>
              <w:fldChar w:fldCharType="end"/>
            </w:r>
          </w:hyperlink>
        </w:p>
        <w:p w14:paraId="7D7E4E13" w14:textId="77777777" w:rsidR="00FE2C59" w:rsidRDefault="000500BB">
          <w:pPr>
            <w:pStyle w:val="TOC1"/>
            <w:tabs>
              <w:tab w:val="right" w:leader="dot" w:pos="9350"/>
            </w:tabs>
            <w:rPr>
              <w:noProof/>
            </w:rPr>
          </w:pPr>
          <w:hyperlink w:anchor="_Toc91504957" w:history="1">
            <w:r w:rsidR="00FE2C59" w:rsidRPr="00AC1D52">
              <w:rPr>
                <w:rStyle w:val="FootnoteReference"/>
                <w:noProof/>
              </w:rPr>
              <w:t>Provision Flexible Server and Database</w:t>
            </w:r>
            <w:r w:rsidR="00FE2C59">
              <w:rPr>
                <w:noProof/>
                <w:webHidden/>
              </w:rPr>
              <w:tab/>
            </w:r>
            <w:r w:rsidR="00FE2C59">
              <w:rPr>
                <w:noProof/>
                <w:webHidden/>
              </w:rPr>
              <w:fldChar w:fldCharType="begin"/>
            </w:r>
            <w:r w:rsidR="00FE2C59">
              <w:rPr>
                <w:noProof/>
                <w:webHidden/>
              </w:rPr>
              <w:instrText xml:space="preserve"> PAGEREF _Toc91504957 \h </w:instrText>
            </w:r>
            <w:r w:rsidR="00FE2C59">
              <w:rPr>
                <w:noProof/>
                <w:webHidden/>
              </w:rPr>
            </w:r>
            <w:r w:rsidR="00FE2C59">
              <w:rPr>
                <w:noProof/>
                <w:webHidden/>
              </w:rPr>
              <w:fldChar w:fldCharType="separate"/>
            </w:r>
            <w:r w:rsidR="00FE2C59">
              <w:rPr>
                <w:noProof/>
                <w:webHidden/>
              </w:rPr>
              <w:t>22</w:t>
            </w:r>
            <w:r w:rsidR="00FE2C59">
              <w:rPr>
                <w:noProof/>
                <w:webHidden/>
              </w:rPr>
              <w:fldChar w:fldCharType="end"/>
            </w:r>
          </w:hyperlink>
        </w:p>
        <w:p w14:paraId="71862C68" w14:textId="77777777" w:rsidR="00FE2C59" w:rsidRDefault="000500BB">
          <w:pPr>
            <w:pStyle w:val="TOC2"/>
            <w:tabs>
              <w:tab w:val="right" w:leader="dot" w:pos="9350"/>
            </w:tabs>
            <w:rPr>
              <w:noProof/>
            </w:rPr>
          </w:pPr>
          <w:hyperlink w:anchor="_Toc91504958" w:history="1">
            <w:r w:rsidR="00FE2C59" w:rsidRPr="00AC1D52">
              <w:rPr>
                <w:rStyle w:val="FootnoteReference"/>
                <w:noProof/>
              </w:rPr>
              <w:t>Azure Portal</w:t>
            </w:r>
            <w:r w:rsidR="00FE2C59">
              <w:rPr>
                <w:noProof/>
                <w:webHidden/>
              </w:rPr>
              <w:tab/>
            </w:r>
            <w:r w:rsidR="00FE2C59">
              <w:rPr>
                <w:noProof/>
                <w:webHidden/>
              </w:rPr>
              <w:fldChar w:fldCharType="begin"/>
            </w:r>
            <w:r w:rsidR="00FE2C59">
              <w:rPr>
                <w:noProof/>
                <w:webHidden/>
              </w:rPr>
              <w:instrText xml:space="preserve"> PAGEREF _Toc91504958 \h </w:instrText>
            </w:r>
            <w:r w:rsidR="00FE2C59">
              <w:rPr>
                <w:noProof/>
                <w:webHidden/>
              </w:rPr>
            </w:r>
            <w:r w:rsidR="00FE2C59">
              <w:rPr>
                <w:noProof/>
                <w:webHidden/>
              </w:rPr>
              <w:fldChar w:fldCharType="separate"/>
            </w:r>
            <w:r w:rsidR="00FE2C59">
              <w:rPr>
                <w:noProof/>
                <w:webHidden/>
              </w:rPr>
              <w:t>22</w:t>
            </w:r>
            <w:r w:rsidR="00FE2C59">
              <w:rPr>
                <w:noProof/>
                <w:webHidden/>
              </w:rPr>
              <w:fldChar w:fldCharType="end"/>
            </w:r>
          </w:hyperlink>
        </w:p>
        <w:p w14:paraId="43627536" w14:textId="77777777" w:rsidR="00FE2C59" w:rsidRDefault="000500BB">
          <w:pPr>
            <w:pStyle w:val="TOC2"/>
            <w:tabs>
              <w:tab w:val="right" w:leader="dot" w:pos="9350"/>
            </w:tabs>
            <w:rPr>
              <w:noProof/>
            </w:rPr>
          </w:pPr>
          <w:hyperlink w:anchor="_Toc91504959" w:history="1">
            <w:r w:rsidR="00FE2C59" w:rsidRPr="00AC1D52">
              <w:rPr>
                <w:rStyle w:val="FootnoteReference"/>
                <w:noProof/>
              </w:rPr>
              <w:t>Azure CLI</w:t>
            </w:r>
            <w:r w:rsidR="00FE2C59">
              <w:rPr>
                <w:noProof/>
                <w:webHidden/>
              </w:rPr>
              <w:tab/>
            </w:r>
            <w:r w:rsidR="00FE2C59">
              <w:rPr>
                <w:noProof/>
                <w:webHidden/>
              </w:rPr>
              <w:fldChar w:fldCharType="begin"/>
            </w:r>
            <w:r w:rsidR="00FE2C59">
              <w:rPr>
                <w:noProof/>
                <w:webHidden/>
              </w:rPr>
              <w:instrText xml:space="preserve"> PAGEREF _Toc91504959 \h </w:instrText>
            </w:r>
            <w:r w:rsidR="00FE2C59">
              <w:rPr>
                <w:noProof/>
                <w:webHidden/>
              </w:rPr>
            </w:r>
            <w:r w:rsidR="00FE2C59">
              <w:rPr>
                <w:noProof/>
                <w:webHidden/>
              </w:rPr>
              <w:fldChar w:fldCharType="separate"/>
            </w:r>
            <w:r w:rsidR="00FE2C59">
              <w:rPr>
                <w:noProof/>
                <w:webHidden/>
              </w:rPr>
              <w:t>22</w:t>
            </w:r>
            <w:r w:rsidR="00FE2C59">
              <w:rPr>
                <w:noProof/>
                <w:webHidden/>
              </w:rPr>
              <w:fldChar w:fldCharType="end"/>
            </w:r>
          </w:hyperlink>
        </w:p>
        <w:p w14:paraId="333773F5" w14:textId="77777777" w:rsidR="00FE2C59" w:rsidRDefault="000500BB">
          <w:pPr>
            <w:pStyle w:val="TOC2"/>
            <w:tabs>
              <w:tab w:val="right" w:leader="dot" w:pos="9350"/>
            </w:tabs>
            <w:rPr>
              <w:noProof/>
            </w:rPr>
          </w:pPr>
          <w:hyperlink w:anchor="_Toc91504960" w:history="1">
            <w:r w:rsidR="00FE2C59" w:rsidRPr="00AC1D52">
              <w:rPr>
                <w:rStyle w:val="FootnoteReference"/>
                <w:noProof/>
              </w:rPr>
              <w:t>ARM Template</w:t>
            </w:r>
            <w:r w:rsidR="00FE2C59">
              <w:rPr>
                <w:noProof/>
                <w:webHidden/>
              </w:rPr>
              <w:tab/>
            </w:r>
            <w:r w:rsidR="00FE2C59">
              <w:rPr>
                <w:noProof/>
                <w:webHidden/>
              </w:rPr>
              <w:fldChar w:fldCharType="begin"/>
            </w:r>
            <w:r w:rsidR="00FE2C59">
              <w:rPr>
                <w:noProof/>
                <w:webHidden/>
              </w:rPr>
              <w:instrText xml:space="preserve"> PAGEREF _Toc91504960 \h </w:instrText>
            </w:r>
            <w:r w:rsidR="00FE2C59">
              <w:rPr>
                <w:noProof/>
                <w:webHidden/>
              </w:rPr>
            </w:r>
            <w:r w:rsidR="00FE2C59">
              <w:rPr>
                <w:noProof/>
                <w:webHidden/>
              </w:rPr>
              <w:fldChar w:fldCharType="separate"/>
            </w:r>
            <w:r w:rsidR="00FE2C59">
              <w:rPr>
                <w:noProof/>
                <w:webHidden/>
              </w:rPr>
              <w:t>23</w:t>
            </w:r>
            <w:r w:rsidR="00FE2C59">
              <w:rPr>
                <w:noProof/>
                <w:webHidden/>
              </w:rPr>
              <w:fldChar w:fldCharType="end"/>
            </w:r>
          </w:hyperlink>
        </w:p>
        <w:p w14:paraId="71684196" w14:textId="77777777" w:rsidR="00FE2C59" w:rsidRDefault="000500BB">
          <w:pPr>
            <w:pStyle w:val="TOC1"/>
            <w:tabs>
              <w:tab w:val="right" w:leader="dot" w:pos="9350"/>
            </w:tabs>
            <w:rPr>
              <w:noProof/>
            </w:rPr>
          </w:pPr>
          <w:hyperlink w:anchor="_Toc91504961" w:history="1">
            <w:r w:rsidR="00FE2C59" w:rsidRPr="00AC1D52">
              <w:rPr>
                <w:rStyle w:val="FootnoteReference"/>
                <w:noProof/>
              </w:rPr>
              <w:t>Query Azure Database for MySQL using MySQL Workbench</w:t>
            </w:r>
            <w:r w:rsidR="00FE2C59">
              <w:rPr>
                <w:noProof/>
                <w:webHidden/>
              </w:rPr>
              <w:tab/>
            </w:r>
            <w:r w:rsidR="00FE2C59">
              <w:rPr>
                <w:noProof/>
                <w:webHidden/>
              </w:rPr>
              <w:fldChar w:fldCharType="begin"/>
            </w:r>
            <w:r w:rsidR="00FE2C59">
              <w:rPr>
                <w:noProof/>
                <w:webHidden/>
              </w:rPr>
              <w:instrText xml:space="preserve"> PAGEREF _Toc91504961 \h </w:instrText>
            </w:r>
            <w:r w:rsidR="00FE2C59">
              <w:rPr>
                <w:noProof/>
                <w:webHidden/>
              </w:rPr>
            </w:r>
            <w:r w:rsidR="00FE2C59">
              <w:rPr>
                <w:noProof/>
                <w:webHidden/>
              </w:rPr>
              <w:fldChar w:fldCharType="separate"/>
            </w:r>
            <w:r w:rsidR="00FE2C59">
              <w:rPr>
                <w:noProof/>
                <w:webHidden/>
              </w:rPr>
              <w:t>23</w:t>
            </w:r>
            <w:r w:rsidR="00FE2C59">
              <w:rPr>
                <w:noProof/>
                <w:webHidden/>
              </w:rPr>
              <w:fldChar w:fldCharType="end"/>
            </w:r>
          </w:hyperlink>
        </w:p>
        <w:p w14:paraId="47A9118D" w14:textId="77777777" w:rsidR="00FE2C59" w:rsidRDefault="000500BB">
          <w:pPr>
            <w:pStyle w:val="TOC2"/>
            <w:tabs>
              <w:tab w:val="right" w:leader="dot" w:pos="9350"/>
            </w:tabs>
            <w:rPr>
              <w:noProof/>
            </w:rPr>
          </w:pPr>
          <w:hyperlink w:anchor="_Toc91504962" w:history="1">
            <w:r w:rsidR="00FE2C59" w:rsidRPr="00AC1D52">
              <w:rPr>
                <w:rStyle w:val="FootnoteReference"/>
                <w:noProof/>
              </w:rPr>
              <w:t>Setup</w:t>
            </w:r>
            <w:r w:rsidR="00FE2C59">
              <w:rPr>
                <w:noProof/>
                <w:webHidden/>
              </w:rPr>
              <w:tab/>
            </w:r>
            <w:r w:rsidR="00FE2C59">
              <w:rPr>
                <w:noProof/>
                <w:webHidden/>
              </w:rPr>
              <w:fldChar w:fldCharType="begin"/>
            </w:r>
            <w:r w:rsidR="00FE2C59">
              <w:rPr>
                <w:noProof/>
                <w:webHidden/>
              </w:rPr>
              <w:instrText xml:space="preserve"> PAGEREF _Toc91504962 \h </w:instrText>
            </w:r>
            <w:r w:rsidR="00FE2C59">
              <w:rPr>
                <w:noProof/>
                <w:webHidden/>
              </w:rPr>
            </w:r>
            <w:r w:rsidR="00FE2C59">
              <w:rPr>
                <w:noProof/>
                <w:webHidden/>
              </w:rPr>
              <w:fldChar w:fldCharType="separate"/>
            </w:r>
            <w:r w:rsidR="00FE2C59">
              <w:rPr>
                <w:noProof/>
                <w:webHidden/>
              </w:rPr>
              <w:t>23</w:t>
            </w:r>
            <w:r w:rsidR="00FE2C59">
              <w:rPr>
                <w:noProof/>
                <w:webHidden/>
              </w:rPr>
              <w:fldChar w:fldCharType="end"/>
            </w:r>
          </w:hyperlink>
        </w:p>
        <w:p w14:paraId="3C132404" w14:textId="77777777" w:rsidR="00FE2C59" w:rsidRDefault="000500BB">
          <w:pPr>
            <w:pStyle w:val="TOC2"/>
            <w:tabs>
              <w:tab w:val="right" w:leader="dot" w:pos="9350"/>
            </w:tabs>
            <w:rPr>
              <w:noProof/>
            </w:rPr>
          </w:pPr>
          <w:hyperlink w:anchor="_Toc91504963" w:history="1">
            <w:r w:rsidR="00FE2C59" w:rsidRPr="00AC1D52">
              <w:rPr>
                <w:rStyle w:val="FootnoteReference"/>
                <w:noProof/>
              </w:rPr>
              <w:t>Instructions</w:t>
            </w:r>
            <w:r w:rsidR="00FE2C59">
              <w:rPr>
                <w:noProof/>
                <w:webHidden/>
              </w:rPr>
              <w:tab/>
            </w:r>
            <w:r w:rsidR="00FE2C59">
              <w:rPr>
                <w:noProof/>
                <w:webHidden/>
              </w:rPr>
              <w:fldChar w:fldCharType="begin"/>
            </w:r>
            <w:r w:rsidR="00FE2C59">
              <w:rPr>
                <w:noProof/>
                <w:webHidden/>
              </w:rPr>
              <w:instrText xml:space="preserve"> PAGEREF _Toc91504963 \h </w:instrText>
            </w:r>
            <w:r w:rsidR="00FE2C59">
              <w:rPr>
                <w:noProof/>
                <w:webHidden/>
              </w:rPr>
            </w:r>
            <w:r w:rsidR="00FE2C59">
              <w:rPr>
                <w:noProof/>
                <w:webHidden/>
              </w:rPr>
              <w:fldChar w:fldCharType="separate"/>
            </w:r>
            <w:r w:rsidR="00FE2C59">
              <w:rPr>
                <w:noProof/>
                <w:webHidden/>
              </w:rPr>
              <w:t>23</w:t>
            </w:r>
            <w:r w:rsidR="00FE2C59">
              <w:rPr>
                <w:noProof/>
                <w:webHidden/>
              </w:rPr>
              <w:fldChar w:fldCharType="end"/>
            </w:r>
          </w:hyperlink>
        </w:p>
        <w:p w14:paraId="45598678" w14:textId="77777777" w:rsidR="00FE2C59" w:rsidRDefault="000500BB">
          <w:pPr>
            <w:pStyle w:val="TOC1"/>
            <w:tabs>
              <w:tab w:val="right" w:leader="dot" w:pos="9350"/>
            </w:tabs>
            <w:rPr>
              <w:noProof/>
            </w:rPr>
          </w:pPr>
          <w:hyperlink w:anchor="_Toc91504964" w:history="1">
            <w:r w:rsidR="00FE2C59" w:rsidRPr="00AC1D52">
              <w:rPr>
                <w:rStyle w:val="FootnoteReference"/>
                <w:noProof/>
              </w:rPr>
              <w:t>Query Azure Database for MySQL Using the Azure CLI</w:t>
            </w:r>
            <w:r w:rsidR="00FE2C59">
              <w:rPr>
                <w:noProof/>
                <w:webHidden/>
              </w:rPr>
              <w:tab/>
            </w:r>
            <w:r w:rsidR="00FE2C59">
              <w:rPr>
                <w:noProof/>
                <w:webHidden/>
              </w:rPr>
              <w:fldChar w:fldCharType="begin"/>
            </w:r>
            <w:r w:rsidR="00FE2C59">
              <w:rPr>
                <w:noProof/>
                <w:webHidden/>
              </w:rPr>
              <w:instrText xml:space="preserve"> PAGEREF _Toc91504964 \h </w:instrText>
            </w:r>
            <w:r w:rsidR="00FE2C59">
              <w:rPr>
                <w:noProof/>
                <w:webHidden/>
              </w:rPr>
            </w:r>
            <w:r w:rsidR="00FE2C59">
              <w:rPr>
                <w:noProof/>
                <w:webHidden/>
              </w:rPr>
              <w:fldChar w:fldCharType="separate"/>
            </w:r>
            <w:r w:rsidR="00FE2C59">
              <w:rPr>
                <w:noProof/>
                <w:webHidden/>
              </w:rPr>
              <w:t>24</w:t>
            </w:r>
            <w:r w:rsidR="00FE2C59">
              <w:rPr>
                <w:noProof/>
                <w:webHidden/>
              </w:rPr>
              <w:fldChar w:fldCharType="end"/>
            </w:r>
          </w:hyperlink>
        </w:p>
        <w:p w14:paraId="16887B58" w14:textId="77777777" w:rsidR="00FE2C59" w:rsidRDefault="000500BB">
          <w:pPr>
            <w:pStyle w:val="TOC2"/>
            <w:tabs>
              <w:tab w:val="right" w:leader="dot" w:pos="9350"/>
            </w:tabs>
            <w:rPr>
              <w:noProof/>
            </w:rPr>
          </w:pPr>
          <w:hyperlink w:anchor="_Toc91504965" w:history="1">
            <w:r w:rsidR="00FE2C59" w:rsidRPr="00AC1D52">
              <w:rPr>
                <w:rStyle w:val="FootnoteReference"/>
                <w:noProof/>
              </w:rPr>
              <w:t>Setup</w:t>
            </w:r>
            <w:r w:rsidR="00FE2C59">
              <w:rPr>
                <w:noProof/>
                <w:webHidden/>
              </w:rPr>
              <w:tab/>
            </w:r>
            <w:r w:rsidR="00FE2C59">
              <w:rPr>
                <w:noProof/>
                <w:webHidden/>
              </w:rPr>
              <w:fldChar w:fldCharType="begin"/>
            </w:r>
            <w:r w:rsidR="00FE2C59">
              <w:rPr>
                <w:noProof/>
                <w:webHidden/>
              </w:rPr>
              <w:instrText xml:space="preserve"> PAGEREF _Toc91504965 \h </w:instrText>
            </w:r>
            <w:r w:rsidR="00FE2C59">
              <w:rPr>
                <w:noProof/>
                <w:webHidden/>
              </w:rPr>
            </w:r>
            <w:r w:rsidR="00FE2C59">
              <w:rPr>
                <w:noProof/>
                <w:webHidden/>
              </w:rPr>
              <w:fldChar w:fldCharType="separate"/>
            </w:r>
            <w:r w:rsidR="00FE2C59">
              <w:rPr>
                <w:noProof/>
                <w:webHidden/>
              </w:rPr>
              <w:t>24</w:t>
            </w:r>
            <w:r w:rsidR="00FE2C59">
              <w:rPr>
                <w:noProof/>
                <w:webHidden/>
              </w:rPr>
              <w:fldChar w:fldCharType="end"/>
            </w:r>
          </w:hyperlink>
        </w:p>
        <w:p w14:paraId="0CF098F7" w14:textId="77777777" w:rsidR="00FE2C59" w:rsidRDefault="000500BB">
          <w:pPr>
            <w:pStyle w:val="TOC2"/>
            <w:tabs>
              <w:tab w:val="right" w:leader="dot" w:pos="9350"/>
            </w:tabs>
            <w:rPr>
              <w:noProof/>
            </w:rPr>
          </w:pPr>
          <w:hyperlink w:anchor="_Toc91504966" w:history="1">
            <w:r w:rsidR="00FE2C59" w:rsidRPr="00AC1D52">
              <w:rPr>
                <w:rStyle w:val="FootnoteReference"/>
                <w:noProof/>
              </w:rPr>
              <w:t>Instructions</w:t>
            </w:r>
            <w:r w:rsidR="00FE2C59">
              <w:rPr>
                <w:noProof/>
                <w:webHidden/>
              </w:rPr>
              <w:tab/>
            </w:r>
            <w:r w:rsidR="00FE2C59">
              <w:rPr>
                <w:noProof/>
                <w:webHidden/>
              </w:rPr>
              <w:fldChar w:fldCharType="begin"/>
            </w:r>
            <w:r w:rsidR="00FE2C59">
              <w:rPr>
                <w:noProof/>
                <w:webHidden/>
              </w:rPr>
              <w:instrText xml:space="preserve"> PAGEREF _Toc91504966 \h </w:instrText>
            </w:r>
            <w:r w:rsidR="00FE2C59">
              <w:rPr>
                <w:noProof/>
                <w:webHidden/>
              </w:rPr>
            </w:r>
            <w:r w:rsidR="00FE2C59">
              <w:rPr>
                <w:noProof/>
                <w:webHidden/>
              </w:rPr>
              <w:fldChar w:fldCharType="separate"/>
            </w:r>
            <w:r w:rsidR="00FE2C59">
              <w:rPr>
                <w:noProof/>
                <w:webHidden/>
              </w:rPr>
              <w:t>24</w:t>
            </w:r>
            <w:r w:rsidR="00FE2C59">
              <w:rPr>
                <w:noProof/>
                <w:webHidden/>
              </w:rPr>
              <w:fldChar w:fldCharType="end"/>
            </w:r>
          </w:hyperlink>
        </w:p>
        <w:p w14:paraId="052905D7" w14:textId="77777777" w:rsidR="00FE2C59" w:rsidRDefault="000500BB">
          <w:pPr>
            <w:pStyle w:val="TOC1"/>
            <w:tabs>
              <w:tab w:val="right" w:leader="dot" w:pos="9350"/>
            </w:tabs>
            <w:rPr>
              <w:noProof/>
            </w:rPr>
          </w:pPr>
          <w:hyperlink w:anchor="_Toc91504967" w:history="1">
            <w:r w:rsidR="00FE2C59" w:rsidRPr="00AC1D52">
              <w:rPr>
                <w:rStyle w:val="FootnoteReference"/>
                <w:noProof/>
              </w:rPr>
              <w:t>PHP Language Support</w:t>
            </w:r>
            <w:r w:rsidR="00FE2C59">
              <w:rPr>
                <w:noProof/>
                <w:webHidden/>
              </w:rPr>
              <w:tab/>
            </w:r>
            <w:r w:rsidR="00FE2C59">
              <w:rPr>
                <w:noProof/>
                <w:webHidden/>
              </w:rPr>
              <w:fldChar w:fldCharType="begin"/>
            </w:r>
            <w:r w:rsidR="00FE2C59">
              <w:rPr>
                <w:noProof/>
                <w:webHidden/>
              </w:rPr>
              <w:instrText xml:space="preserve"> PAGEREF _Toc91504967 \h </w:instrText>
            </w:r>
            <w:r w:rsidR="00FE2C59">
              <w:rPr>
                <w:noProof/>
                <w:webHidden/>
              </w:rPr>
            </w:r>
            <w:r w:rsidR="00FE2C59">
              <w:rPr>
                <w:noProof/>
                <w:webHidden/>
              </w:rPr>
              <w:fldChar w:fldCharType="separate"/>
            </w:r>
            <w:r w:rsidR="00FE2C59">
              <w:rPr>
                <w:noProof/>
                <w:webHidden/>
              </w:rPr>
              <w:t>25</w:t>
            </w:r>
            <w:r w:rsidR="00FE2C59">
              <w:rPr>
                <w:noProof/>
                <w:webHidden/>
              </w:rPr>
              <w:fldChar w:fldCharType="end"/>
            </w:r>
          </w:hyperlink>
        </w:p>
        <w:p w14:paraId="11D1AEDF" w14:textId="77777777" w:rsidR="00FE2C59" w:rsidRDefault="000500BB">
          <w:pPr>
            <w:pStyle w:val="TOC2"/>
            <w:tabs>
              <w:tab w:val="right" w:leader="dot" w:pos="9350"/>
            </w:tabs>
            <w:rPr>
              <w:noProof/>
            </w:rPr>
          </w:pPr>
          <w:hyperlink w:anchor="_Toc91504968" w:history="1">
            <w:r w:rsidR="00FE2C59" w:rsidRPr="00AC1D52">
              <w:rPr>
                <w:rStyle w:val="FootnoteReference"/>
                <w:noProof/>
              </w:rPr>
              <w:t>Setup</w:t>
            </w:r>
            <w:r w:rsidR="00FE2C59">
              <w:rPr>
                <w:noProof/>
                <w:webHidden/>
              </w:rPr>
              <w:tab/>
            </w:r>
            <w:r w:rsidR="00FE2C59">
              <w:rPr>
                <w:noProof/>
                <w:webHidden/>
              </w:rPr>
              <w:fldChar w:fldCharType="begin"/>
            </w:r>
            <w:r w:rsidR="00FE2C59">
              <w:rPr>
                <w:noProof/>
                <w:webHidden/>
              </w:rPr>
              <w:instrText xml:space="preserve"> PAGEREF _Toc91504968 \h </w:instrText>
            </w:r>
            <w:r w:rsidR="00FE2C59">
              <w:rPr>
                <w:noProof/>
                <w:webHidden/>
              </w:rPr>
            </w:r>
            <w:r w:rsidR="00FE2C59">
              <w:rPr>
                <w:noProof/>
                <w:webHidden/>
              </w:rPr>
              <w:fldChar w:fldCharType="separate"/>
            </w:r>
            <w:r w:rsidR="00FE2C59">
              <w:rPr>
                <w:noProof/>
                <w:webHidden/>
              </w:rPr>
              <w:t>26</w:t>
            </w:r>
            <w:r w:rsidR="00FE2C59">
              <w:rPr>
                <w:noProof/>
                <w:webHidden/>
              </w:rPr>
              <w:fldChar w:fldCharType="end"/>
            </w:r>
          </w:hyperlink>
        </w:p>
        <w:p w14:paraId="342E6978" w14:textId="77777777" w:rsidR="00FE2C59" w:rsidRDefault="000500BB">
          <w:pPr>
            <w:pStyle w:val="TOC2"/>
            <w:tabs>
              <w:tab w:val="right" w:leader="dot" w:pos="9350"/>
            </w:tabs>
            <w:rPr>
              <w:noProof/>
            </w:rPr>
          </w:pPr>
          <w:hyperlink w:anchor="_Toc91504969" w:history="1">
            <w:r w:rsidR="00FE2C59" w:rsidRPr="00AC1D52">
              <w:rPr>
                <w:rStyle w:val="FootnoteReference"/>
                <w:noProof/>
              </w:rPr>
              <w:t>Instructions</w:t>
            </w:r>
            <w:r w:rsidR="00FE2C59">
              <w:rPr>
                <w:noProof/>
                <w:webHidden/>
              </w:rPr>
              <w:tab/>
            </w:r>
            <w:r w:rsidR="00FE2C59">
              <w:rPr>
                <w:noProof/>
                <w:webHidden/>
              </w:rPr>
              <w:fldChar w:fldCharType="begin"/>
            </w:r>
            <w:r w:rsidR="00FE2C59">
              <w:rPr>
                <w:noProof/>
                <w:webHidden/>
              </w:rPr>
              <w:instrText xml:space="preserve"> PAGEREF _Toc91504969 \h </w:instrText>
            </w:r>
            <w:r w:rsidR="00FE2C59">
              <w:rPr>
                <w:noProof/>
                <w:webHidden/>
              </w:rPr>
            </w:r>
            <w:r w:rsidR="00FE2C59">
              <w:rPr>
                <w:noProof/>
                <w:webHidden/>
              </w:rPr>
              <w:fldChar w:fldCharType="separate"/>
            </w:r>
            <w:r w:rsidR="00FE2C59">
              <w:rPr>
                <w:noProof/>
                <w:webHidden/>
              </w:rPr>
              <w:t>26</w:t>
            </w:r>
            <w:r w:rsidR="00FE2C59">
              <w:rPr>
                <w:noProof/>
                <w:webHidden/>
              </w:rPr>
              <w:fldChar w:fldCharType="end"/>
            </w:r>
          </w:hyperlink>
        </w:p>
        <w:p w14:paraId="7390ECDE" w14:textId="77777777" w:rsidR="00FE2C59" w:rsidRDefault="000500BB">
          <w:pPr>
            <w:pStyle w:val="TOC1"/>
            <w:tabs>
              <w:tab w:val="right" w:leader="dot" w:pos="9350"/>
            </w:tabs>
            <w:rPr>
              <w:noProof/>
            </w:rPr>
          </w:pPr>
          <w:hyperlink w:anchor="_Toc91504970" w:history="1">
            <w:r w:rsidR="00FE2C59" w:rsidRPr="00AC1D52">
              <w:rPr>
                <w:rStyle w:val="FootnoteReference"/>
                <w:noProof/>
              </w:rPr>
              <w:t>Python Language Support</w:t>
            </w:r>
            <w:r w:rsidR="00FE2C59">
              <w:rPr>
                <w:noProof/>
                <w:webHidden/>
              </w:rPr>
              <w:tab/>
            </w:r>
            <w:r w:rsidR="00FE2C59">
              <w:rPr>
                <w:noProof/>
                <w:webHidden/>
              </w:rPr>
              <w:fldChar w:fldCharType="begin"/>
            </w:r>
            <w:r w:rsidR="00FE2C59">
              <w:rPr>
                <w:noProof/>
                <w:webHidden/>
              </w:rPr>
              <w:instrText xml:space="preserve"> PAGEREF _Toc91504970 \h </w:instrText>
            </w:r>
            <w:r w:rsidR="00FE2C59">
              <w:rPr>
                <w:noProof/>
                <w:webHidden/>
              </w:rPr>
            </w:r>
            <w:r w:rsidR="00FE2C59">
              <w:rPr>
                <w:noProof/>
                <w:webHidden/>
              </w:rPr>
              <w:fldChar w:fldCharType="separate"/>
            </w:r>
            <w:r w:rsidR="00FE2C59">
              <w:rPr>
                <w:noProof/>
                <w:webHidden/>
              </w:rPr>
              <w:t>30</w:t>
            </w:r>
            <w:r w:rsidR="00FE2C59">
              <w:rPr>
                <w:noProof/>
                <w:webHidden/>
              </w:rPr>
              <w:fldChar w:fldCharType="end"/>
            </w:r>
          </w:hyperlink>
        </w:p>
        <w:p w14:paraId="19DBFD68" w14:textId="77777777" w:rsidR="00FE2C59" w:rsidRDefault="000500BB">
          <w:pPr>
            <w:pStyle w:val="TOC2"/>
            <w:tabs>
              <w:tab w:val="right" w:leader="dot" w:pos="9350"/>
            </w:tabs>
            <w:rPr>
              <w:noProof/>
            </w:rPr>
          </w:pPr>
          <w:hyperlink w:anchor="_Toc91504971" w:history="1">
            <w:r w:rsidR="00FE2C59" w:rsidRPr="00AC1D52">
              <w:rPr>
                <w:rStyle w:val="FootnoteReference"/>
                <w:noProof/>
              </w:rPr>
              <w:t>Setup</w:t>
            </w:r>
            <w:r w:rsidR="00FE2C59">
              <w:rPr>
                <w:noProof/>
                <w:webHidden/>
              </w:rPr>
              <w:tab/>
            </w:r>
            <w:r w:rsidR="00FE2C59">
              <w:rPr>
                <w:noProof/>
                <w:webHidden/>
              </w:rPr>
              <w:fldChar w:fldCharType="begin"/>
            </w:r>
            <w:r w:rsidR="00FE2C59">
              <w:rPr>
                <w:noProof/>
                <w:webHidden/>
              </w:rPr>
              <w:instrText xml:space="preserve"> PAGEREF _Toc91504971 \h </w:instrText>
            </w:r>
            <w:r w:rsidR="00FE2C59">
              <w:rPr>
                <w:noProof/>
                <w:webHidden/>
              </w:rPr>
            </w:r>
            <w:r w:rsidR="00FE2C59">
              <w:rPr>
                <w:noProof/>
                <w:webHidden/>
              </w:rPr>
              <w:fldChar w:fldCharType="separate"/>
            </w:r>
            <w:r w:rsidR="00FE2C59">
              <w:rPr>
                <w:noProof/>
                <w:webHidden/>
              </w:rPr>
              <w:t>30</w:t>
            </w:r>
            <w:r w:rsidR="00FE2C59">
              <w:rPr>
                <w:noProof/>
                <w:webHidden/>
              </w:rPr>
              <w:fldChar w:fldCharType="end"/>
            </w:r>
          </w:hyperlink>
        </w:p>
        <w:p w14:paraId="279542E5" w14:textId="77777777" w:rsidR="00FE2C59" w:rsidRDefault="000500BB">
          <w:pPr>
            <w:pStyle w:val="TOC2"/>
            <w:tabs>
              <w:tab w:val="right" w:leader="dot" w:pos="9350"/>
            </w:tabs>
            <w:rPr>
              <w:noProof/>
            </w:rPr>
          </w:pPr>
          <w:hyperlink w:anchor="_Toc91504972" w:history="1">
            <w:r w:rsidR="00FE2C59" w:rsidRPr="00AC1D52">
              <w:rPr>
                <w:rStyle w:val="FootnoteReference"/>
                <w:noProof/>
              </w:rPr>
              <w:t>Instructions</w:t>
            </w:r>
            <w:r w:rsidR="00FE2C59">
              <w:rPr>
                <w:noProof/>
                <w:webHidden/>
              </w:rPr>
              <w:tab/>
            </w:r>
            <w:r w:rsidR="00FE2C59">
              <w:rPr>
                <w:noProof/>
                <w:webHidden/>
              </w:rPr>
              <w:fldChar w:fldCharType="begin"/>
            </w:r>
            <w:r w:rsidR="00FE2C59">
              <w:rPr>
                <w:noProof/>
                <w:webHidden/>
              </w:rPr>
              <w:instrText xml:space="preserve"> PAGEREF _Toc91504972 \h </w:instrText>
            </w:r>
            <w:r w:rsidR="00FE2C59">
              <w:rPr>
                <w:noProof/>
                <w:webHidden/>
              </w:rPr>
            </w:r>
            <w:r w:rsidR="00FE2C59">
              <w:rPr>
                <w:noProof/>
                <w:webHidden/>
              </w:rPr>
              <w:fldChar w:fldCharType="separate"/>
            </w:r>
            <w:r w:rsidR="00FE2C59">
              <w:rPr>
                <w:noProof/>
                <w:webHidden/>
              </w:rPr>
              <w:t>30</w:t>
            </w:r>
            <w:r w:rsidR="00FE2C59">
              <w:rPr>
                <w:noProof/>
                <w:webHidden/>
              </w:rPr>
              <w:fldChar w:fldCharType="end"/>
            </w:r>
          </w:hyperlink>
        </w:p>
        <w:p w14:paraId="243402F1" w14:textId="77777777" w:rsidR="00FE2C59" w:rsidRDefault="000500BB">
          <w:pPr>
            <w:pStyle w:val="TOC1"/>
            <w:tabs>
              <w:tab w:val="right" w:leader="dot" w:pos="9350"/>
            </w:tabs>
            <w:rPr>
              <w:noProof/>
            </w:rPr>
          </w:pPr>
          <w:hyperlink w:anchor="_Toc91504973" w:history="1">
            <w:r w:rsidR="00FE2C59" w:rsidRPr="00AC1D52">
              <w:rPr>
                <w:rStyle w:val="FootnoteReference"/>
                <w:noProof/>
              </w:rPr>
              <w:t>Java (Spring Boot) Language Support</w:t>
            </w:r>
            <w:r w:rsidR="00FE2C59">
              <w:rPr>
                <w:noProof/>
                <w:webHidden/>
              </w:rPr>
              <w:tab/>
            </w:r>
            <w:r w:rsidR="00FE2C59">
              <w:rPr>
                <w:noProof/>
                <w:webHidden/>
              </w:rPr>
              <w:fldChar w:fldCharType="begin"/>
            </w:r>
            <w:r w:rsidR="00FE2C59">
              <w:rPr>
                <w:noProof/>
                <w:webHidden/>
              </w:rPr>
              <w:instrText xml:space="preserve"> PAGEREF _Toc91504973 \h </w:instrText>
            </w:r>
            <w:r w:rsidR="00FE2C59">
              <w:rPr>
                <w:noProof/>
                <w:webHidden/>
              </w:rPr>
            </w:r>
            <w:r w:rsidR="00FE2C59">
              <w:rPr>
                <w:noProof/>
                <w:webHidden/>
              </w:rPr>
              <w:fldChar w:fldCharType="separate"/>
            </w:r>
            <w:r w:rsidR="00FE2C59">
              <w:rPr>
                <w:noProof/>
                <w:webHidden/>
              </w:rPr>
              <w:t>32</w:t>
            </w:r>
            <w:r w:rsidR="00FE2C59">
              <w:rPr>
                <w:noProof/>
                <w:webHidden/>
              </w:rPr>
              <w:fldChar w:fldCharType="end"/>
            </w:r>
          </w:hyperlink>
        </w:p>
        <w:p w14:paraId="7A61906B" w14:textId="77777777" w:rsidR="00FE2C59" w:rsidRDefault="000500BB">
          <w:pPr>
            <w:pStyle w:val="TOC2"/>
            <w:tabs>
              <w:tab w:val="right" w:leader="dot" w:pos="9350"/>
            </w:tabs>
            <w:rPr>
              <w:noProof/>
            </w:rPr>
          </w:pPr>
          <w:hyperlink w:anchor="_Toc91504974" w:history="1">
            <w:r w:rsidR="00FE2C59" w:rsidRPr="00AC1D52">
              <w:rPr>
                <w:rStyle w:val="FootnoteReference"/>
                <w:noProof/>
              </w:rPr>
              <w:t>Setup</w:t>
            </w:r>
            <w:r w:rsidR="00FE2C59">
              <w:rPr>
                <w:noProof/>
                <w:webHidden/>
              </w:rPr>
              <w:tab/>
            </w:r>
            <w:r w:rsidR="00FE2C59">
              <w:rPr>
                <w:noProof/>
                <w:webHidden/>
              </w:rPr>
              <w:fldChar w:fldCharType="begin"/>
            </w:r>
            <w:r w:rsidR="00FE2C59">
              <w:rPr>
                <w:noProof/>
                <w:webHidden/>
              </w:rPr>
              <w:instrText xml:space="preserve"> PAGEREF _Toc91504974 \h </w:instrText>
            </w:r>
            <w:r w:rsidR="00FE2C59">
              <w:rPr>
                <w:noProof/>
                <w:webHidden/>
              </w:rPr>
            </w:r>
            <w:r w:rsidR="00FE2C59">
              <w:rPr>
                <w:noProof/>
                <w:webHidden/>
              </w:rPr>
              <w:fldChar w:fldCharType="separate"/>
            </w:r>
            <w:r w:rsidR="00FE2C59">
              <w:rPr>
                <w:noProof/>
                <w:webHidden/>
              </w:rPr>
              <w:t>32</w:t>
            </w:r>
            <w:r w:rsidR="00FE2C59">
              <w:rPr>
                <w:noProof/>
                <w:webHidden/>
              </w:rPr>
              <w:fldChar w:fldCharType="end"/>
            </w:r>
          </w:hyperlink>
        </w:p>
        <w:p w14:paraId="0BEE53E8" w14:textId="77777777" w:rsidR="00FE2C59" w:rsidRDefault="000500BB">
          <w:pPr>
            <w:pStyle w:val="TOC2"/>
            <w:tabs>
              <w:tab w:val="right" w:leader="dot" w:pos="9350"/>
            </w:tabs>
            <w:rPr>
              <w:noProof/>
            </w:rPr>
          </w:pPr>
          <w:hyperlink w:anchor="_Toc91504975" w:history="1">
            <w:r w:rsidR="00FE2C59" w:rsidRPr="00AC1D52">
              <w:rPr>
                <w:rStyle w:val="FootnoteReference"/>
                <w:noProof/>
              </w:rPr>
              <w:t>Run the App</w:t>
            </w:r>
            <w:r w:rsidR="00FE2C59">
              <w:rPr>
                <w:noProof/>
                <w:webHidden/>
              </w:rPr>
              <w:tab/>
            </w:r>
            <w:r w:rsidR="00FE2C59">
              <w:rPr>
                <w:noProof/>
                <w:webHidden/>
              </w:rPr>
              <w:fldChar w:fldCharType="begin"/>
            </w:r>
            <w:r w:rsidR="00FE2C59">
              <w:rPr>
                <w:noProof/>
                <w:webHidden/>
              </w:rPr>
              <w:instrText xml:space="preserve"> PAGEREF _Toc91504975 \h </w:instrText>
            </w:r>
            <w:r w:rsidR="00FE2C59">
              <w:rPr>
                <w:noProof/>
                <w:webHidden/>
              </w:rPr>
            </w:r>
            <w:r w:rsidR="00FE2C59">
              <w:rPr>
                <w:noProof/>
                <w:webHidden/>
              </w:rPr>
              <w:fldChar w:fldCharType="separate"/>
            </w:r>
            <w:r w:rsidR="00FE2C59">
              <w:rPr>
                <w:noProof/>
                <w:webHidden/>
              </w:rPr>
              <w:t>36</w:t>
            </w:r>
            <w:r w:rsidR="00FE2C59">
              <w:rPr>
                <w:noProof/>
                <w:webHidden/>
              </w:rPr>
              <w:fldChar w:fldCharType="end"/>
            </w:r>
          </w:hyperlink>
        </w:p>
        <w:p w14:paraId="5115A8A6" w14:textId="77777777" w:rsidR="00FE2C59" w:rsidRDefault="000500BB">
          <w:pPr>
            <w:pStyle w:val="TOC2"/>
            <w:tabs>
              <w:tab w:val="right" w:leader="dot" w:pos="9350"/>
            </w:tabs>
            <w:rPr>
              <w:noProof/>
            </w:rPr>
          </w:pPr>
          <w:hyperlink w:anchor="_Toc91504976" w:history="1">
            <w:r w:rsidR="00FE2C59" w:rsidRPr="00AC1D52">
              <w:rPr>
                <w:rStyle w:val="FootnoteReference"/>
                <w:noProof/>
              </w:rPr>
              <w:t>Testing the App</w:t>
            </w:r>
            <w:r w:rsidR="00FE2C59">
              <w:rPr>
                <w:noProof/>
                <w:webHidden/>
              </w:rPr>
              <w:tab/>
            </w:r>
            <w:r w:rsidR="00FE2C59">
              <w:rPr>
                <w:noProof/>
                <w:webHidden/>
              </w:rPr>
              <w:fldChar w:fldCharType="begin"/>
            </w:r>
            <w:r w:rsidR="00FE2C59">
              <w:rPr>
                <w:noProof/>
                <w:webHidden/>
              </w:rPr>
              <w:instrText xml:space="preserve"> PAGEREF _Toc91504976 \h </w:instrText>
            </w:r>
            <w:r w:rsidR="00FE2C59">
              <w:rPr>
                <w:noProof/>
                <w:webHidden/>
              </w:rPr>
            </w:r>
            <w:r w:rsidR="00FE2C59">
              <w:rPr>
                <w:noProof/>
                <w:webHidden/>
              </w:rPr>
              <w:fldChar w:fldCharType="separate"/>
            </w:r>
            <w:r w:rsidR="00FE2C59">
              <w:rPr>
                <w:noProof/>
                <w:webHidden/>
              </w:rPr>
              <w:t>39</w:t>
            </w:r>
            <w:r w:rsidR="00FE2C59">
              <w:rPr>
                <w:noProof/>
                <w:webHidden/>
              </w:rPr>
              <w:fldChar w:fldCharType="end"/>
            </w:r>
          </w:hyperlink>
        </w:p>
        <w:p w14:paraId="46F3B914" w14:textId="77777777" w:rsidR="00FE2C59" w:rsidRDefault="000500BB">
          <w:pPr>
            <w:pStyle w:val="TOC2"/>
            <w:tabs>
              <w:tab w:val="right" w:leader="dot" w:pos="9350"/>
            </w:tabs>
            <w:rPr>
              <w:noProof/>
            </w:rPr>
          </w:pPr>
          <w:hyperlink w:anchor="_Toc91504977" w:history="1">
            <w:r w:rsidR="00FE2C59" w:rsidRPr="00AC1D52">
              <w:rPr>
                <w:rStyle w:val="FootnoteReference"/>
                <w:noProof/>
              </w:rPr>
              <w:t>Stop the App</w:t>
            </w:r>
            <w:r w:rsidR="00FE2C59">
              <w:rPr>
                <w:noProof/>
                <w:webHidden/>
              </w:rPr>
              <w:tab/>
            </w:r>
            <w:r w:rsidR="00FE2C59">
              <w:rPr>
                <w:noProof/>
                <w:webHidden/>
              </w:rPr>
              <w:fldChar w:fldCharType="begin"/>
            </w:r>
            <w:r w:rsidR="00FE2C59">
              <w:rPr>
                <w:noProof/>
                <w:webHidden/>
              </w:rPr>
              <w:instrText xml:space="preserve"> PAGEREF _Toc91504977 \h </w:instrText>
            </w:r>
            <w:r w:rsidR="00FE2C59">
              <w:rPr>
                <w:noProof/>
                <w:webHidden/>
              </w:rPr>
            </w:r>
            <w:r w:rsidR="00FE2C59">
              <w:rPr>
                <w:noProof/>
                <w:webHidden/>
              </w:rPr>
              <w:fldChar w:fldCharType="separate"/>
            </w:r>
            <w:r w:rsidR="00FE2C59">
              <w:rPr>
                <w:noProof/>
                <w:webHidden/>
              </w:rPr>
              <w:t>40</w:t>
            </w:r>
            <w:r w:rsidR="00FE2C59">
              <w:rPr>
                <w:noProof/>
                <w:webHidden/>
              </w:rPr>
              <w:fldChar w:fldCharType="end"/>
            </w:r>
          </w:hyperlink>
        </w:p>
        <w:p w14:paraId="0F1006C4" w14:textId="77777777" w:rsidR="00FE2C59" w:rsidRDefault="000500BB">
          <w:pPr>
            <w:pStyle w:val="TOC1"/>
            <w:tabs>
              <w:tab w:val="right" w:leader="dot" w:pos="9350"/>
            </w:tabs>
            <w:rPr>
              <w:noProof/>
            </w:rPr>
          </w:pPr>
          <w:hyperlink w:anchor="_Toc91504978" w:history="1">
            <w:r w:rsidR="00FE2C59" w:rsidRPr="00AC1D52">
              <w:rPr>
                <w:rStyle w:val="FootnoteReference"/>
                <w:noProof/>
              </w:rPr>
              <w:t>Security and Compliance in Azure Database for MySQL</w:t>
            </w:r>
            <w:r w:rsidR="00FE2C59">
              <w:rPr>
                <w:noProof/>
                <w:webHidden/>
              </w:rPr>
              <w:tab/>
            </w:r>
            <w:r w:rsidR="00FE2C59">
              <w:rPr>
                <w:noProof/>
                <w:webHidden/>
              </w:rPr>
              <w:fldChar w:fldCharType="begin"/>
            </w:r>
            <w:r w:rsidR="00FE2C59">
              <w:rPr>
                <w:noProof/>
                <w:webHidden/>
              </w:rPr>
              <w:instrText xml:space="preserve"> PAGEREF _Toc91504978 \h </w:instrText>
            </w:r>
            <w:r w:rsidR="00FE2C59">
              <w:rPr>
                <w:noProof/>
                <w:webHidden/>
              </w:rPr>
            </w:r>
            <w:r w:rsidR="00FE2C59">
              <w:rPr>
                <w:noProof/>
                <w:webHidden/>
              </w:rPr>
              <w:fldChar w:fldCharType="separate"/>
            </w:r>
            <w:r w:rsidR="00FE2C59">
              <w:rPr>
                <w:noProof/>
                <w:webHidden/>
              </w:rPr>
              <w:t>41</w:t>
            </w:r>
            <w:r w:rsidR="00FE2C59">
              <w:rPr>
                <w:noProof/>
                <w:webHidden/>
              </w:rPr>
              <w:fldChar w:fldCharType="end"/>
            </w:r>
          </w:hyperlink>
        </w:p>
        <w:p w14:paraId="74E04027" w14:textId="77777777" w:rsidR="00FE2C59" w:rsidRDefault="000500BB">
          <w:pPr>
            <w:pStyle w:val="TOC2"/>
            <w:tabs>
              <w:tab w:val="right" w:leader="dot" w:pos="9350"/>
            </w:tabs>
            <w:rPr>
              <w:noProof/>
            </w:rPr>
          </w:pPr>
          <w:hyperlink w:anchor="_Toc91504979" w:history="1">
            <w:r w:rsidR="00FE2C59" w:rsidRPr="00AC1D52">
              <w:rPr>
                <w:rStyle w:val="FootnoteReference"/>
                <w:noProof/>
              </w:rPr>
              <w:t>Data Encryption</w:t>
            </w:r>
            <w:r w:rsidR="00FE2C59">
              <w:rPr>
                <w:noProof/>
                <w:webHidden/>
              </w:rPr>
              <w:tab/>
            </w:r>
            <w:r w:rsidR="00FE2C59">
              <w:rPr>
                <w:noProof/>
                <w:webHidden/>
              </w:rPr>
              <w:fldChar w:fldCharType="begin"/>
            </w:r>
            <w:r w:rsidR="00FE2C59">
              <w:rPr>
                <w:noProof/>
                <w:webHidden/>
              </w:rPr>
              <w:instrText xml:space="preserve"> PAGEREF _Toc91504979 \h </w:instrText>
            </w:r>
            <w:r w:rsidR="00FE2C59">
              <w:rPr>
                <w:noProof/>
                <w:webHidden/>
              </w:rPr>
            </w:r>
            <w:r w:rsidR="00FE2C59">
              <w:rPr>
                <w:noProof/>
                <w:webHidden/>
              </w:rPr>
              <w:fldChar w:fldCharType="separate"/>
            </w:r>
            <w:r w:rsidR="00FE2C59">
              <w:rPr>
                <w:noProof/>
                <w:webHidden/>
              </w:rPr>
              <w:t>41</w:t>
            </w:r>
            <w:r w:rsidR="00FE2C59">
              <w:rPr>
                <w:noProof/>
                <w:webHidden/>
              </w:rPr>
              <w:fldChar w:fldCharType="end"/>
            </w:r>
          </w:hyperlink>
        </w:p>
        <w:p w14:paraId="5A0A05C9" w14:textId="77777777" w:rsidR="00FE2C59" w:rsidRDefault="000500BB">
          <w:pPr>
            <w:pStyle w:val="TOC2"/>
            <w:tabs>
              <w:tab w:val="right" w:leader="dot" w:pos="9350"/>
            </w:tabs>
            <w:rPr>
              <w:noProof/>
            </w:rPr>
          </w:pPr>
          <w:hyperlink w:anchor="_Toc91504980" w:history="1">
            <w:r w:rsidR="00FE2C59" w:rsidRPr="00AC1D52">
              <w:rPr>
                <w:rStyle w:val="FootnoteReference"/>
                <w:noProof/>
              </w:rPr>
              <w:t>Security Best Practices Overview</w:t>
            </w:r>
            <w:r w:rsidR="00FE2C59">
              <w:rPr>
                <w:noProof/>
                <w:webHidden/>
              </w:rPr>
              <w:tab/>
            </w:r>
            <w:r w:rsidR="00FE2C59">
              <w:rPr>
                <w:noProof/>
                <w:webHidden/>
              </w:rPr>
              <w:fldChar w:fldCharType="begin"/>
            </w:r>
            <w:r w:rsidR="00FE2C59">
              <w:rPr>
                <w:noProof/>
                <w:webHidden/>
              </w:rPr>
              <w:instrText xml:space="preserve"> PAGEREF _Toc91504980 \h </w:instrText>
            </w:r>
            <w:r w:rsidR="00FE2C59">
              <w:rPr>
                <w:noProof/>
                <w:webHidden/>
              </w:rPr>
            </w:r>
            <w:r w:rsidR="00FE2C59">
              <w:rPr>
                <w:noProof/>
                <w:webHidden/>
              </w:rPr>
              <w:fldChar w:fldCharType="separate"/>
            </w:r>
            <w:r w:rsidR="00FE2C59">
              <w:rPr>
                <w:noProof/>
                <w:webHidden/>
              </w:rPr>
              <w:t>41</w:t>
            </w:r>
            <w:r w:rsidR="00FE2C59">
              <w:rPr>
                <w:noProof/>
                <w:webHidden/>
              </w:rPr>
              <w:fldChar w:fldCharType="end"/>
            </w:r>
          </w:hyperlink>
        </w:p>
        <w:p w14:paraId="4D8CE655" w14:textId="77777777" w:rsidR="00FE2C59" w:rsidRDefault="000500BB">
          <w:pPr>
            <w:pStyle w:val="TOC1"/>
            <w:tabs>
              <w:tab w:val="right" w:leader="dot" w:pos="9350"/>
            </w:tabs>
            <w:rPr>
              <w:noProof/>
            </w:rPr>
          </w:pPr>
          <w:hyperlink w:anchor="_Toc91504981" w:history="1">
            <w:r w:rsidR="00FE2C59" w:rsidRPr="00AC1D52">
              <w:rPr>
                <w:rStyle w:val="FootnoteReference"/>
                <w:noProof/>
              </w:rPr>
              <w:t>Network Security</w:t>
            </w:r>
            <w:r w:rsidR="00FE2C59">
              <w:rPr>
                <w:noProof/>
                <w:webHidden/>
              </w:rPr>
              <w:tab/>
            </w:r>
            <w:r w:rsidR="00FE2C59">
              <w:rPr>
                <w:noProof/>
                <w:webHidden/>
              </w:rPr>
              <w:fldChar w:fldCharType="begin"/>
            </w:r>
            <w:r w:rsidR="00FE2C59">
              <w:rPr>
                <w:noProof/>
                <w:webHidden/>
              </w:rPr>
              <w:instrText xml:space="preserve"> PAGEREF _Toc91504981 \h </w:instrText>
            </w:r>
            <w:r w:rsidR="00FE2C59">
              <w:rPr>
                <w:noProof/>
                <w:webHidden/>
              </w:rPr>
            </w:r>
            <w:r w:rsidR="00FE2C59">
              <w:rPr>
                <w:noProof/>
                <w:webHidden/>
              </w:rPr>
              <w:fldChar w:fldCharType="separate"/>
            </w:r>
            <w:r w:rsidR="00FE2C59">
              <w:rPr>
                <w:noProof/>
                <w:webHidden/>
              </w:rPr>
              <w:t>42</w:t>
            </w:r>
            <w:r w:rsidR="00FE2C59">
              <w:rPr>
                <w:noProof/>
                <w:webHidden/>
              </w:rPr>
              <w:fldChar w:fldCharType="end"/>
            </w:r>
          </w:hyperlink>
        </w:p>
        <w:p w14:paraId="316D1D73" w14:textId="77777777" w:rsidR="00FE2C59" w:rsidRDefault="000500BB">
          <w:pPr>
            <w:pStyle w:val="TOC2"/>
            <w:tabs>
              <w:tab w:val="right" w:leader="dot" w:pos="9350"/>
            </w:tabs>
            <w:rPr>
              <w:noProof/>
            </w:rPr>
          </w:pPr>
          <w:hyperlink w:anchor="_Toc91504982" w:history="1">
            <w:r w:rsidR="00FE2C59" w:rsidRPr="00AC1D52">
              <w:rPr>
                <w:rStyle w:val="FootnoteReference"/>
                <w:noProof/>
              </w:rPr>
              <w:t>Public vs. Private Access</w:t>
            </w:r>
            <w:r w:rsidR="00FE2C59">
              <w:rPr>
                <w:noProof/>
                <w:webHidden/>
              </w:rPr>
              <w:tab/>
            </w:r>
            <w:r w:rsidR="00FE2C59">
              <w:rPr>
                <w:noProof/>
                <w:webHidden/>
              </w:rPr>
              <w:fldChar w:fldCharType="begin"/>
            </w:r>
            <w:r w:rsidR="00FE2C59">
              <w:rPr>
                <w:noProof/>
                <w:webHidden/>
              </w:rPr>
              <w:instrText xml:space="preserve"> PAGEREF _Toc91504982 \h </w:instrText>
            </w:r>
            <w:r w:rsidR="00FE2C59">
              <w:rPr>
                <w:noProof/>
                <w:webHidden/>
              </w:rPr>
            </w:r>
            <w:r w:rsidR="00FE2C59">
              <w:rPr>
                <w:noProof/>
                <w:webHidden/>
              </w:rPr>
              <w:fldChar w:fldCharType="separate"/>
            </w:r>
            <w:r w:rsidR="00FE2C59">
              <w:rPr>
                <w:noProof/>
                <w:webHidden/>
              </w:rPr>
              <w:t>42</w:t>
            </w:r>
            <w:r w:rsidR="00FE2C59">
              <w:rPr>
                <w:noProof/>
                <w:webHidden/>
              </w:rPr>
              <w:fldChar w:fldCharType="end"/>
            </w:r>
          </w:hyperlink>
        </w:p>
        <w:p w14:paraId="420FA50F" w14:textId="77777777" w:rsidR="00FE2C59" w:rsidRDefault="000500BB">
          <w:pPr>
            <w:pStyle w:val="TOC2"/>
            <w:tabs>
              <w:tab w:val="right" w:leader="dot" w:pos="9350"/>
            </w:tabs>
            <w:rPr>
              <w:noProof/>
            </w:rPr>
          </w:pPr>
          <w:hyperlink w:anchor="_Toc91504983" w:history="1">
            <w:r w:rsidR="00FE2C59" w:rsidRPr="00AC1D52">
              <w:rPr>
                <w:rStyle w:val="FootnoteReference"/>
                <w:noProof/>
              </w:rPr>
              <w:t>Networking Best Practices for Flexible Server</w:t>
            </w:r>
            <w:r w:rsidR="00FE2C59">
              <w:rPr>
                <w:noProof/>
                <w:webHidden/>
              </w:rPr>
              <w:tab/>
            </w:r>
            <w:r w:rsidR="00FE2C59">
              <w:rPr>
                <w:noProof/>
                <w:webHidden/>
              </w:rPr>
              <w:fldChar w:fldCharType="begin"/>
            </w:r>
            <w:r w:rsidR="00FE2C59">
              <w:rPr>
                <w:noProof/>
                <w:webHidden/>
              </w:rPr>
              <w:instrText xml:space="preserve"> PAGEREF _Toc91504983 \h </w:instrText>
            </w:r>
            <w:r w:rsidR="00FE2C59">
              <w:rPr>
                <w:noProof/>
                <w:webHidden/>
              </w:rPr>
            </w:r>
            <w:r w:rsidR="00FE2C59">
              <w:rPr>
                <w:noProof/>
                <w:webHidden/>
              </w:rPr>
              <w:fldChar w:fldCharType="separate"/>
            </w:r>
            <w:r w:rsidR="00FE2C59">
              <w:rPr>
                <w:noProof/>
                <w:webHidden/>
              </w:rPr>
              <w:t>46</w:t>
            </w:r>
            <w:r w:rsidR="00FE2C59">
              <w:rPr>
                <w:noProof/>
                <w:webHidden/>
              </w:rPr>
              <w:fldChar w:fldCharType="end"/>
            </w:r>
          </w:hyperlink>
        </w:p>
        <w:p w14:paraId="6D3C19F2" w14:textId="77777777" w:rsidR="00FE2C59" w:rsidRDefault="000500BB">
          <w:pPr>
            <w:pStyle w:val="TOC1"/>
            <w:tabs>
              <w:tab w:val="right" w:leader="dot" w:pos="9350"/>
            </w:tabs>
            <w:rPr>
              <w:noProof/>
            </w:rPr>
          </w:pPr>
          <w:hyperlink w:anchor="_Toc91504984" w:history="1">
            <w:r w:rsidR="00FE2C59" w:rsidRPr="00AC1D52">
              <w:rPr>
                <w:rStyle w:val="FootnoteReference"/>
                <w:noProof/>
              </w:rPr>
              <w:t>Server Parameters</w:t>
            </w:r>
            <w:r w:rsidR="00FE2C59">
              <w:rPr>
                <w:noProof/>
                <w:webHidden/>
              </w:rPr>
              <w:tab/>
            </w:r>
            <w:r w:rsidR="00FE2C59">
              <w:rPr>
                <w:noProof/>
                <w:webHidden/>
              </w:rPr>
              <w:fldChar w:fldCharType="begin"/>
            </w:r>
            <w:r w:rsidR="00FE2C59">
              <w:rPr>
                <w:noProof/>
                <w:webHidden/>
              </w:rPr>
              <w:instrText xml:space="preserve"> PAGEREF _Toc91504984 \h </w:instrText>
            </w:r>
            <w:r w:rsidR="00FE2C59">
              <w:rPr>
                <w:noProof/>
                <w:webHidden/>
              </w:rPr>
            </w:r>
            <w:r w:rsidR="00FE2C59">
              <w:rPr>
                <w:noProof/>
                <w:webHidden/>
              </w:rPr>
              <w:fldChar w:fldCharType="separate"/>
            </w:r>
            <w:r w:rsidR="00FE2C59">
              <w:rPr>
                <w:noProof/>
                <w:webHidden/>
              </w:rPr>
              <w:t>47</w:t>
            </w:r>
            <w:r w:rsidR="00FE2C59">
              <w:rPr>
                <w:noProof/>
                <w:webHidden/>
              </w:rPr>
              <w:fldChar w:fldCharType="end"/>
            </w:r>
          </w:hyperlink>
        </w:p>
        <w:p w14:paraId="35BC4F87" w14:textId="77777777" w:rsidR="00FE2C59" w:rsidRDefault="000500BB">
          <w:pPr>
            <w:pStyle w:val="TOC2"/>
            <w:tabs>
              <w:tab w:val="right" w:leader="dot" w:pos="9350"/>
            </w:tabs>
            <w:rPr>
              <w:noProof/>
            </w:rPr>
          </w:pPr>
          <w:hyperlink w:anchor="_Toc91504985" w:history="1">
            <w:r w:rsidR="00FE2C59" w:rsidRPr="00AC1D52">
              <w:rPr>
                <w:rStyle w:val="FootnoteReference"/>
                <w:noProof/>
              </w:rPr>
              <w:t>Tools to Set Server Parameters</w:t>
            </w:r>
            <w:r w:rsidR="00FE2C59">
              <w:rPr>
                <w:noProof/>
                <w:webHidden/>
              </w:rPr>
              <w:tab/>
            </w:r>
            <w:r w:rsidR="00FE2C59">
              <w:rPr>
                <w:noProof/>
                <w:webHidden/>
              </w:rPr>
              <w:fldChar w:fldCharType="begin"/>
            </w:r>
            <w:r w:rsidR="00FE2C59">
              <w:rPr>
                <w:noProof/>
                <w:webHidden/>
              </w:rPr>
              <w:instrText xml:space="preserve"> PAGEREF _Toc91504985 \h </w:instrText>
            </w:r>
            <w:r w:rsidR="00FE2C59">
              <w:rPr>
                <w:noProof/>
                <w:webHidden/>
              </w:rPr>
            </w:r>
            <w:r w:rsidR="00FE2C59">
              <w:rPr>
                <w:noProof/>
                <w:webHidden/>
              </w:rPr>
              <w:fldChar w:fldCharType="separate"/>
            </w:r>
            <w:r w:rsidR="00FE2C59">
              <w:rPr>
                <w:noProof/>
                <w:webHidden/>
              </w:rPr>
              <w:t>47</w:t>
            </w:r>
            <w:r w:rsidR="00FE2C59">
              <w:rPr>
                <w:noProof/>
                <w:webHidden/>
              </w:rPr>
              <w:fldChar w:fldCharType="end"/>
            </w:r>
          </w:hyperlink>
        </w:p>
        <w:p w14:paraId="1443B634" w14:textId="77777777" w:rsidR="00FE2C59" w:rsidRDefault="000500BB">
          <w:pPr>
            <w:pStyle w:val="TOC2"/>
            <w:tabs>
              <w:tab w:val="right" w:leader="dot" w:pos="9350"/>
            </w:tabs>
            <w:rPr>
              <w:noProof/>
            </w:rPr>
          </w:pPr>
          <w:hyperlink w:anchor="_Toc91504986" w:history="1">
            <w:r w:rsidR="00FE2C59" w:rsidRPr="00AC1D52">
              <w:rPr>
                <w:rStyle w:val="FootnoteReference"/>
                <w:noProof/>
              </w:rPr>
              <w:t>Server Parameters Best Practices</w:t>
            </w:r>
            <w:r w:rsidR="00FE2C59">
              <w:rPr>
                <w:noProof/>
                <w:webHidden/>
              </w:rPr>
              <w:tab/>
            </w:r>
            <w:r w:rsidR="00FE2C59">
              <w:rPr>
                <w:noProof/>
                <w:webHidden/>
              </w:rPr>
              <w:fldChar w:fldCharType="begin"/>
            </w:r>
            <w:r w:rsidR="00FE2C59">
              <w:rPr>
                <w:noProof/>
                <w:webHidden/>
              </w:rPr>
              <w:instrText xml:space="preserve"> PAGEREF _Toc91504986 \h </w:instrText>
            </w:r>
            <w:r w:rsidR="00FE2C59">
              <w:rPr>
                <w:noProof/>
                <w:webHidden/>
              </w:rPr>
            </w:r>
            <w:r w:rsidR="00FE2C59">
              <w:rPr>
                <w:noProof/>
                <w:webHidden/>
              </w:rPr>
              <w:fldChar w:fldCharType="separate"/>
            </w:r>
            <w:r w:rsidR="00FE2C59">
              <w:rPr>
                <w:noProof/>
                <w:webHidden/>
              </w:rPr>
              <w:t>48</w:t>
            </w:r>
            <w:r w:rsidR="00FE2C59">
              <w:rPr>
                <w:noProof/>
                <w:webHidden/>
              </w:rPr>
              <w:fldChar w:fldCharType="end"/>
            </w:r>
          </w:hyperlink>
        </w:p>
        <w:p w14:paraId="04B1994C" w14:textId="77777777" w:rsidR="00FE2C59" w:rsidRDefault="000500BB">
          <w:pPr>
            <w:pStyle w:val="TOC1"/>
            <w:tabs>
              <w:tab w:val="right" w:leader="dot" w:pos="9350"/>
            </w:tabs>
            <w:rPr>
              <w:noProof/>
            </w:rPr>
          </w:pPr>
          <w:hyperlink w:anchor="_Toc91504987" w:history="1">
            <w:r w:rsidR="00FE2C59" w:rsidRPr="00AC1D52">
              <w:rPr>
                <w:rStyle w:val="FootnoteReference"/>
                <w:noProof/>
              </w:rPr>
              <w:t>Business Continuity and Disaster Recovery</w:t>
            </w:r>
            <w:r w:rsidR="00FE2C59">
              <w:rPr>
                <w:noProof/>
                <w:webHidden/>
              </w:rPr>
              <w:tab/>
            </w:r>
            <w:r w:rsidR="00FE2C59">
              <w:rPr>
                <w:noProof/>
                <w:webHidden/>
              </w:rPr>
              <w:fldChar w:fldCharType="begin"/>
            </w:r>
            <w:r w:rsidR="00FE2C59">
              <w:rPr>
                <w:noProof/>
                <w:webHidden/>
              </w:rPr>
              <w:instrText xml:space="preserve"> PAGEREF _Toc91504987 \h </w:instrText>
            </w:r>
            <w:r w:rsidR="00FE2C59">
              <w:rPr>
                <w:noProof/>
                <w:webHidden/>
              </w:rPr>
            </w:r>
            <w:r w:rsidR="00FE2C59">
              <w:rPr>
                <w:noProof/>
                <w:webHidden/>
              </w:rPr>
              <w:fldChar w:fldCharType="separate"/>
            </w:r>
            <w:r w:rsidR="00FE2C59">
              <w:rPr>
                <w:noProof/>
                <w:webHidden/>
              </w:rPr>
              <w:t>49</w:t>
            </w:r>
            <w:r w:rsidR="00FE2C59">
              <w:rPr>
                <w:noProof/>
                <w:webHidden/>
              </w:rPr>
              <w:fldChar w:fldCharType="end"/>
            </w:r>
          </w:hyperlink>
        </w:p>
        <w:p w14:paraId="2C52B920" w14:textId="77777777" w:rsidR="00FE2C59" w:rsidRDefault="000500BB">
          <w:pPr>
            <w:pStyle w:val="TOC2"/>
            <w:tabs>
              <w:tab w:val="right" w:leader="dot" w:pos="9350"/>
            </w:tabs>
            <w:rPr>
              <w:noProof/>
            </w:rPr>
          </w:pPr>
          <w:hyperlink w:anchor="_Toc91504988" w:history="1">
            <w:r w:rsidR="00FE2C59" w:rsidRPr="00AC1D52">
              <w:rPr>
                <w:rStyle w:val="FootnoteReference"/>
                <w:noProof/>
              </w:rPr>
              <w:t>High Availability</w:t>
            </w:r>
            <w:r w:rsidR="00FE2C59">
              <w:rPr>
                <w:noProof/>
                <w:webHidden/>
              </w:rPr>
              <w:tab/>
            </w:r>
            <w:r w:rsidR="00FE2C59">
              <w:rPr>
                <w:noProof/>
                <w:webHidden/>
              </w:rPr>
              <w:fldChar w:fldCharType="begin"/>
            </w:r>
            <w:r w:rsidR="00FE2C59">
              <w:rPr>
                <w:noProof/>
                <w:webHidden/>
              </w:rPr>
              <w:instrText xml:space="preserve"> PAGEREF _Toc91504988 \h </w:instrText>
            </w:r>
            <w:r w:rsidR="00FE2C59">
              <w:rPr>
                <w:noProof/>
                <w:webHidden/>
              </w:rPr>
            </w:r>
            <w:r w:rsidR="00FE2C59">
              <w:rPr>
                <w:noProof/>
                <w:webHidden/>
              </w:rPr>
              <w:fldChar w:fldCharType="separate"/>
            </w:r>
            <w:r w:rsidR="00FE2C59">
              <w:rPr>
                <w:noProof/>
                <w:webHidden/>
              </w:rPr>
              <w:t>49</w:t>
            </w:r>
            <w:r w:rsidR="00FE2C59">
              <w:rPr>
                <w:noProof/>
                <w:webHidden/>
              </w:rPr>
              <w:fldChar w:fldCharType="end"/>
            </w:r>
          </w:hyperlink>
        </w:p>
        <w:p w14:paraId="7C94C328" w14:textId="77777777" w:rsidR="00FE2C59" w:rsidRDefault="000500BB">
          <w:pPr>
            <w:pStyle w:val="TOC2"/>
            <w:tabs>
              <w:tab w:val="right" w:leader="dot" w:pos="9350"/>
            </w:tabs>
            <w:rPr>
              <w:noProof/>
            </w:rPr>
          </w:pPr>
          <w:hyperlink w:anchor="_Toc91504989" w:history="1">
            <w:r w:rsidR="00FE2C59" w:rsidRPr="00AC1D52">
              <w:rPr>
                <w:rStyle w:val="FootnoteReference"/>
                <w:noProof/>
              </w:rPr>
              <w:t>Backup and Restore</w:t>
            </w:r>
            <w:r w:rsidR="00FE2C59">
              <w:rPr>
                <w:noProof/>
                <w:webHidden/>
              </w:rPr>
              <w:tab/>
            </w:r>
            <w:r w:rsidR="00FE2C59">
              <w:rPr>
                <w:noProof/>
                <w:webHidden/>
              </w:rPr>
              <w:fldChar w:fldCharType="begin"/>
            </w:r>
            <w:r w:rsidR="00FE2C59">
              <w:rPr>
                <w:noProof/>
                <w:webHidden/>
              </w:rPr>
              <w:instrText xml:space="preserve"> PAGEREF _Toc91504989 \h </w:instrText>
            </w:r>
            <w:r w:rsidR="00FE2C59">
              <w:rPr>
                <w:noProof/>
                <w:webHidden/>
              </w:rPr>
            </w:r>
            <w:r w:rsidR="00FE2C59">
              <w:rPr>
                <w:noProof/>
                <w:webHidden/>
              </w:rPr>
              <w:fldChar w:fldCharType="separate"/>
            </w:r>
            <w:r w:rsidR="00FE2C59">
              <w:rPr>
                <w:noProof/>
                <w:webHidden/>
              </w:rPr>
              <w:t>51</w:t>
            </w:r>
            <w:r w:rsidR="00FE2C59">
              <w:rPr>
                <w:noProof/>
                <w:webHidden/>
              </w:rPr>
              <w:fldChar w:fldCharType="end"/>
            </w:r>
          </w:hyperlink>
        </w:p>
        <w:p w14:paraId="720FE11F" w14:textId="77777777" w:rsidR="00FE2C59" w:rsidRDefault="000500BB">
          <w:pPr>
            <w:pStyle w:val="TOC1"/>
            <w:tabs>
              <w:tab w:val="right" w:leader="dot" w:pos="9350"/>
            </w:tabs>
            <w:rPr>
              <w:noProof/>
            </w:rPr>
          </w:pPr>
          <w:hyperlink w:anchor="_Toc91504990" w:history="1">
            <w:r w:rsidR="00FE2C59" w:rsidRPr="00AC1D52">
              <w:rPr>
                <w:rStyle w:val="FootnoteReference"/>
                <w:noProof/>
              </w:rPr>
              <w:t>Replication</w:t>
            </w:r>
            <w:r w:rsidR="00FE2C59">
              <w:rPr>
                <w:noProof/>
                <w:webHidden/>
              </w:rPr>
              <w:tab/>
            </w:r>
            <w:r w:rsidR="00FE2C59">
              <w:rPr>
                <w:noProof/>
                <w:webHidden/>
              </w:rPr>
              <w:fldChar w:fldCharType="begin"/>
            </w:r>
            <w:r w:rsidR="00FE2C59">
              <w:rPr>
                <w:noProof/>
                <w:webHidden/>
              </w:rPr>
              <w:instrText xml:space="preserve"> PAGEREF _Toc91504990 \h </w:instrText>
            </w:r>
            <w:r w:rsidR="00FE2C59">
              <w:rPr>
                <w:noProof/>
                <w:webHidden/>
              </w:rPr>
            </w:r>
            <w:r w:rsidR="00FE2C59">
              <w:rPr>
                <w:noProof/>
                <w:webHidden/>
              </w:rPr>
              <w:fldChar w:fldCharType="separate"/>
            </w:r>
            <w:r w:rsidR="00FE2C59">
              <w:rPr>
                <w:noProof/>
                <w:webHidden/>
              </w:rPr>
              <w:t>52</w:t>
            </w:r>
            <w:r w:rsidR="00FE2C59">
              <w:rPr>
                <w:noProof/>
                <w:webHidden/>
              </w:rPr>
              <w:fldChar w:fldCharType="end"/>
            </w:r>
          </w:hyperlink>
        </w:p>
        <w:p w14:paraId="663C4B62" w14:textId="77777777" w:rsidR="00FE2C59" w:rsidRDefault="000500BB">
          <w:pPr>
            <w:pStyle w:val="TOC2"/>
            <w:tabs>
              <w:tab w:val="right" w:leader="dot" w:pos="9350"/>
            </w:tabs>
            <w:rPr>
              <w:noProof/>
            </w:rPr>
          </w:pPr>
          <w:hyperlink w:anchor="_Toc91504991" w:history="1">
            <w:r w:rsidR="00FE2C59" w:rsidRPr="00AC1D52">
              <w:rPr>
                <w:rStyle w:val="FootnoteReference"/>
                <w:noProof/>
              </w:rPr>
              <w:t>Use Cases</w:t>
            </w:r>
            <w:r w:rsidR="00FE2C59">
              <w:rPr>
                <w:noProof/>
                <w:webHidden/>
              </w:rPr>
              <w:tab/>
            </w:r>
            <w:r w:rsidR="00FE2C59">
              <w:rPr>
                <w:noProof/>
                <w:webHidden/>
              </w:rPr>
              <w:fldChar w:fldCharType="begin"/>
            </w:r>
            <w:r w:rsidR="00FE2C59">
              <w:rPr>
                <w:noProof/>
                <w:webHidden/>
              </w:rPr>
              <w:instrText xml:space="preserve"> PAGEREF _Toc91504991 \h </w:instrText>
            </w:r>
            <w:r w:rsidR="00FE2C59">
              <w:rPr>
                <w:noProof/>
                <w:webHidden/>
              </w:rPr>
            </w:r>
            <w:r w:rsidR="00FE2C59">
              <w:rPr>
                <w:noProof/>
                <w:webHidden/>
              </w:rPr>
              <w:fldChar w:fldCharType="separate"/>
            </w:r>
            <w:r w:rsidR="00FE2C59">
              <w:rPr>
                <w:noProof/>
                <w:webHidden/>
              </w:rPr>
              <w:t>52</w:t>
            </w:r>
            <w:r w:rsidR="00FE2C59">
              <w:rPr>
                <w:noProof/>
                <w:webHidden/>
              </w:rPr>
              <w:fldChar w:fldCharType="end"/>
            </w:r>
          </w:hyperlink>
        </w:p>
        <w:p w14:paraId="3224E8D0" w14:textId="77777777" w:rsidR="00FE2C59" w:rsidRDefault="000500BB">
          <w:pPr>
            <w:pStyle w:val="TOC2"/>
            <w:tabs>
              <w:tab w:val="right" w:leader="dot" w:pos="9350"/>
            </w:tabs>
            <w:rPr>
              <w:noProof/>
            </w:rPr>
          </w:pPr>
          <w:hyperlink w:anchor="_Toc91504992" w:history="1">
            <w:r w:rsidR="00FE2C59" w:rsidRPr="00AC1D52">
              <w:rPr>
                <w:rStyle w:val="FootnoteReference"/>
                <w:noProof/>
              </w:rPr>
              <w:t>Configuring Read Replicas</w:t>
            </w:r>
            <w:r w:rsidR="00FE2C59">
              <w:rPr>
                <w:noProof/>
                <w:webHidden/>
              </w:rPr>
              <w:tab/>
            </w:r>
            <w:r w:rsidR="00FE2C59">
              <w:rPr>
                <w:noProof/>
                <w:webHidden/>
              </w:rPr>
              <w:fldChar w:fldCharType="begin"/>
            </w:r>
            <w:r w:rsidR="00FE2C59">
              <w:rPr>
                <w:noProof/>
                <w:webHidden/>
              </w:rPr>
              <w:instrText xml:space="preserve"> PAGEREF _Toc91504992 \h </w:instrText>
            </w:r>
            <w:r w:rsidR="00FE2C59">
              <w:rPr>
                <w:noProof/>
                <w:webHidden/>
              </w:rPr>
            </w:r>
            <w:r w:rsidR="00FE2C59">
              <w:rPr>
                <w:noProof/>
                <w:webHidden/>
              </w:rPr>
              <w:fldChar w:fldCharType="separate"/>
            </w:r>
            <w:r w:rsidR="00FE2C59">
              <w:rPr>
                <w:noProof/>
                <w:webHidden/>
              </w:rPr>
              <w:t>53</w:t>
            </w:r>
            <w:r w:rsidR="00FE2C59">
              <w:rPr>
                <w:noProof/>
                <w:webHidden/>
              </w:rPr>
              <w:fldChar w:fldCharType="end"/>
            </w:r>
          </w:hyperlink>
        </w:p>
        <w:p w14:paraId="4D0430DA" w14:textId="77777777" w:rsidR="00FE2C59" w:rsidRDefault="000500BB">
          <w:pPr>
            <w:pStyle w:val="TOC1"/>
            <w:tabs>
              <w:tab w:val="right" w:leader="dot" w:pos="9350"/>
            </w:tabs>
            <w:rPr>
              <w:noProof/>
            </w:rPr>
          </w:pPr>
          <w:hyperlink w:anchor="_Toc91504993" w:history="1">
            <w:r w:rsidR="00FE2C59" w:rsidRPr="00AC1D52">
              <w:rPr>
                <w:rStyle w:val="FootnoteReference"/>
                <w:noProof/>
              </w:rPr>
              <w:t>Service Maintenance</w:t>
            </w:r>
            <w:r w:rsidR="00FE2C59">
              <w:rPr>
                <w:noProof/>
                <w:webHidden/>
              </w:rPr>
              <w:tab/>
            </w:r>
            <w:r w:rsidR="00FE2C59">
              <w:rPr>
                <w:noProof/>
                <w:webHidden/>
              </w:rPr>
              <w:fldChar w:fldCharType="begin"/>
            </w:r>
            <w:r w:rsidR="00FE2C59">
              <w:rPr>
                <w:noProof/>
                <w:webHidden/>
              </w:rPr>
              <w:instrText xml:space="preserve"> PAGEREF _Toc91504993 \h </w:instrText>
            </w:r>
            <w:r w:rsidR="00FE2C59">
              <w:rPr>
                <w:noProof/>
                <w:webHidden/>
              </w:rPr>
            </w:r>
            <w:r w:rsidR="00FE2C59">
              <w:rPr>
                <w:noProof/>
                <w:webHidden/>
              </w:rPr>
              <w:fldChar w:fldCharType="separate"/>
            </w:r>
            <w:r w:rsidR="00FE2C59">
              <w:rPr>
                <w:noProof/>
                <w:webHidden/>
              </w:rPr>
              <w:t>53</w:t>
            </w:r>
            <w:r w:rsidR="00FE2C59">
              <w:rPr>
                <w:noProof/>
                <w:webHidden/>
              </w:rPr>
              <w:fldChar w:fldCharType="end"/>
            </w:r>
          </w:hyperlink>
        </w:p>
        <w:p w14:paraId="34D30B5D" w14:textId="77777777" w:rsidR="00FE2C59" w:rsidRDefault="000500BB">
          <w:pPr>
            <w:pStyle w:val="TOC2"/>
            <w:tabs>
              <w:tab w:val="right" w:leader="dot" w:pos="9350"/>
            </w:tabs>
            <w:rPr>
              <w:noProof/>
            </w:rPr>
          </w:pPr>
          <w:hyperlink w:anchor="_Toc91504994" w:history="1">
            <w:r w:rsidR="00FE2C59" w:rsidRPr="00AC1D52">
              <w:rPr>
                <w:rStyle w:val="FootnoteReference"/>
                <w:noProof/>
              </w:rPr>
              <w:t>Notifications</w:t>
            </w:r>
            <w:r w:rsidR="00FE2C59">
              <w:rPr>
                <w:noProof/>
                <w:webHidden/>
              </w:rPr>
              <w:tab/>
            </w:r>
            <w:r w:rsidR="00FE2C59">
              <w:rPr>
                <w:noProof/>
                <w:webHidden/>
              </w:rPr>
              <w:fldChar w:fldCharType="begin"/>
            </w:r>
            <w:r w:rsidR="00FE2C59">
              <w:rPr>
                <w:noProof/>
                <w:webHidden/>
              </w:rPr>
              <w:instrText xml:space="preserve"> PAGEREF _Toc91504994 \h </w:instrText>
            </w:r>
            <w:r w:rsidR="00FE2C59">
              <w:rPr>
                <w:noProof/>
                <w:webHidden/>
              </w:rPr>
            </w:r>
            <w:r w:rsidR="00FE2C59">
              <w:rPr>
                <w:noProof/>
                <w:webHidden/>
              </w:rPr>
              <w:fldChar w:fldCharType="separate"/>
            </w:r>
            <w:r w:rsidR="00FE2C59">
              <w:rPr>
                <w:noProof/>
                <w:webHidden/>
              </w:rPr>
              <w:t>54</w:t>
            </w:r>
            <w:r w:rsidR="00FE2C59">
              <w:rPr>
                <w:noProof/>
                <w:webHidden/>
              </w:rPr>
              <w:fldChar w:fldCharType="end"/>
            </w:r>
          </w:hyperlink>
        </w:p>
        <w:p w14:paraId="1F67C568" w14:textId="77777777" w:rsidR="00FE2C59" w:rsidRDefault="000500BB">
          <w:pPr>
            <w:pStyle w:val="TOC2"/>
            <w:tabs>
              <w:tab w:val="right" w:leader="dot" w:pos="9350"/>
            </w:tabs>
            <w:rPr>
              <w:noProof/>
            </w:rPr>
          </w:pPr>
          <w:hyperlink w:anchor="_Toc91504995" w:history="1">
            <w:r w:rsidR="00FE2C59" w:rsidRPr="00AC1D52">
              <w:rPr>
                <w:rStyle w:val="FootnoteReference"/>
                <w:noProof/>
              </w:rPr>
              <w:t>Differences for Single Server</w:t>
            </w:r>
            <w:r w:rsidR="00FE2C59">
              <w:rPr>
                <w:noProof/>
                <w:webHidden/>
              </w:rPr>
              <w:tab/>
            </w:r>
            <w:r w:rsidR="00FE2C59">
              <w:rPr>
                <w:noProof/>
                <w:webHidden/>
              </w:rPr>
              <w:fldChar w:fldCharType="begin"/>
            </w:r>
            <w:r w:rsidR="00FE2C59">
              <w:rPr>
                <w:noProof/>
                <w:webHidden/>
              </w:rPr>
              <w:instrText xml:space="preserve"> PAGEREF _Toc91504995 \h </w:instrText>
            </w:r>
            <w:r w:rsidR="00FE2C59">
              <w:rPr>
                <w:noProof/>
                <w:webHidden/>
              </w:rPr>
            </w:r>
            <w:r w:rsidR="00FE2C59">
              <w:rPr>
                <w:noProof/>
                <w:webHidden/>
              </w:rPr>
              <w:fldChar w:fldCharType="separate"/>
            </w:r>
            <w:r w:rsidR="00FE2C59">
              <w:rPr>
                <w:noProof/>
                <w:webHidden/>
              </w:rPr>
              <w:t>54</w:t>
            </w:r>
            <w:r w:rsidR="00FE2C59">
              <w:rPr>
                <w:noProof/>
                <w:webHidden/>
              </w:rPr>
              <w:fldChar w:fldCharType="end"/>
            </w:r>
          </w:hyperlink>
        </w:p>
        <w:p w14:paraId="6B0CD95B" w14:textId="77777777" w:rsidR="00FE2C59" w:rsidRDefault="000500BB">
          <w:pPr>
            <w:pStyle w:val="TOC2"/>
            <w:tabs>
              <w:tab w:val="right" w:leader="dot" w:pos="9350"/>
            </w:tabs>
            <w:rPr>
              <w:noProof/>
            </w:rPr>
          </w:pPr>
          <w:hyperlink w:anchor="_Toc91504996" w:history="1">
            <w:r w:rsidR="00FE2C59" w:rsidRPr="00AC1D52">
              <w:rPr>
                <w:rStyle w:val="FootnoteReference"/>
                <w:noProof/>
              </w:rPr>
              <w:t>Configure Maintenance Scheduling &amp; Alerting</w:t>
            </w:r>
            <w:r w:rsidR="00FE2C59">
              <w:rPr>
                <w:noProof/>
                <w:webHidden/>
              </w:rPr>
              <w:tab/>
            </w:r>
            <w:r w:rsidR="00FE2C59">
              <w:rPr>
                <w:noProof/>
                <w:webHidden/>
              </w:rPr>
              <w:fldChar w:fldCharType="begin"/>
            </w:r>
            <w:r w:rsidR="00FE2C59">
              <w:rPr>
                <w:noProof/>
                <w:webHidden/>
              </w:rPr>
              <w:instrText xml:space="preserve"> PAGEREF _Toc91504996 \h </w:instrText>
            </w:r>
            <w:r w:rsidR="00FE2C59">
              <w:rPr>
                <w:noProof/>
                <w:webHidden/>
              </w:rPr>
            </w:r>
            <w:r w:rsidR="00FE2C59">
              <w:rPr>
                <w:noProof/>
                <w:webHidden/>
              </w:rPr>
              <w:fldChar w:fldCharType="separate"/>
            </w:r>
            <w:r w:rsidR="00FE2C59">
              <w:rPr>
                <w:noProof/>
                <w:webHidden/>
              </w:rPr>
              <w:t>54</w:t>
            </w:r>
            <w:r w:rsidR="00FE2C59">
              <w:rPr>
                <w:noProof/>
                <w:webHidden/>
              </w:rPr>
              <w:fldChar w:fldCharType="end"/>
            </w:r>
          </w:hyperlink>
        </w:p>
        <w:p w14:paraId="66FB6933" w14:textId="77777777" w:rsidR="00FE2C59" w:rsidRDefault="000500BB">
          <w:pPr>
            <w:pStyle w:val="TOC1"/>
            <w:tabs>
              <w:tab w:val="right" w:leader="dot" w:pos="9350"/>
            </w:tabs>
            <w:rPr>
              <w:noProof/>
            </w:rPr>
          </w:pPr>
          <w:hyperlink w:anchor="_Toc91504997" w:history="1">
            <w:r w:rsidR="00FE2C59" w:rsidRPr="00AC1D52">
              <w:rPr>
                <w:rStyle w:val="FootnoteReference"/>
                <w:noProof/>
              </w:rPr>
              <w:t>Server Monitoring and Tuning</w:t>
            </w:r>
            <w:r w:rsidR="00FE2C59">
              <w:rPr>
                <w:noProof/>
                <w:webHidden/>
              </w:rPr>
              <w:tab/>
            </w:r>
            <w:r w:rsidR="00FE2C59">
              <w:rPr>
                <w:noProof/>
                <w:webHidden/>
              </w:rPr>
              <w:fldChar w:fldCharType="begin"/>
            </w:r>
            <w:r w:rsidR="00FE2C59">
              <w:rPr>
                <w:noProof/>
                <w:webHidden/>
              </w:rPr>
              <w:instrText xml:space="preserve"> PAGEREF _Toc91504997 \h </w:instrText>
            </w:r>
            <w:r w:rsidR="00FE2C59">
              <w:rPr>
                <w:noProof/>
                <w:webHidden/>
              </w:rPr>
            </w:r>
            <w:r w:rsidR="00FE2C59">
              <w:rPr>
                <w:noProof/>
                <w:webHidden/>
              </w:rPr>
              <w:fldChar w:fldCharType="separate"/>
            </w:r>
            <w:r w:rsidR="00FE2C59">
              <w:rPr>
                <w:noProof/>
                <w:webHidden/>
              </w:rPr>
              <w:t>54</w:t>
            </w:r>
            <w:r w:rsidR="00FE2C59">
              <w:rPr>
                <w:noProof/>
                <w:webHidden/>
              </w:rPr>
              <w:fldChar w:fldCharType="end"/>
            </w:r>
          </w:hyperlink>
        </w:p>
        <w:p w14:paraId="55FFAE28" w14:textId="77777777" w:rsidR="00FE2C59" w:rsidRDefault="000500BB">
          <w:pPr>
            <w:pStyle w:val="TOC2"/>
            <w:tabs>
              <w:tab w:val="right" w:leader="dot" w:pos="9350"/>
            </w:tabs>
            <w:rPr>
              <w:noProof/>
            </w:rPr>
          </w:pPr>
          <w:hyperlink w:anchor="_Toc91504998" w:history="1">
            <w:r w:rsidR="00FE2C59" w:rsidRPr="00AC1D52">
              <w:rPr>
                <w:rStyle w:val="FootnoteReference"/>
                <w:noProof/>
              </w:rPr>
              <w:t>Best Practices with Metrics</w:t>
            </w:r>
            <w:r w:rsidR="00FE2C59">
              <w:rPr>
                <w:noProof/>
                <w:webHidden/>
              </w:rPr>
              <w:tab/>
            </w:r>
            <w:r w:rsidR="00FE2C59">
              <w:rPr>
                <w:noProof/>
                <w:webHidden/>
              </w:rPr>
              <w:fldChar w:fldCharType="begin"/>
            </w:r>
            <w:r w:rsidR="00FE2C59">
              <w:rPr>
                <w:noProof/>
                <w:webHidden/>
              </w:rPr>
              <w:instrText xml:space="preserve"> PAGEREF _Toc91504998 \h </w:instrText>
            </w:r>
            <w:r w:rsidR="00FE2C59">
              <w:rPr>
                <w:noProof/>
                <w:webHidden/>
              </w:rPr>
            </w:r>
            <w:r w:rsidR="00FE2C59">
              <w:rPr>
                <w:noProof/>
                <w:webHidden/>
              </w:rPr>
              <w:fldChar w:fldCharType="separate"/>
            </w:r>
            <w:r w:rsidR="00FE2C59">
              <w:rPr>
                <w:noProof/>
                <w:webHidden/>
              </w:rPr>
              <w:t>56</w:t>
            </w:r>
            <w:r w:rsidR="00FE2C59">
              <w:rPr>
                <w:noProof/>
                <w:webHidden/>
              </w:rPr>
              <w:fldChar w:fldCharType="end"/>
            </w:r>
          </w:hyperlink>
        </w:p>
        <w:p w14:paraId="4CC90C32" w14:textId="77777777" w:rsidR="00FE2C59" w:rsidRDefault="000500BB">
          <w:pPr>
            <w:pStyle w:val="TOC2"/>
            <w:tabs>
              <w:tab w:val="right" w:leader="dot" w:pos="9350"/>
            </w:tabs>
            <w:rPr>
              <w:noProof/>
            </w:rPr>
          </w:pPr>
          <w:hyperlink w:anchor="_Toc91504999" w:history="1">
            <w:r w:rsidR="00FE2C59" w:rsidRPr="00AC1D52">
              <w:rPr>
                <w:rStyle w:val="FootnoteReference"/>
                <w:noProof/>
              </w:rPr>
              <w:t>Alerting Concepts</w:t>
            </w:r>
            <w:r w:rsidR="00FE2C59">
              <w:rPr>
                <w:noProof/>
                <w:webHidden/>
              </w:rPr>
              <w:tab/>
            </w:r>
            <w:r w:rsidR="00FE2C59">
              <w:rPr>
                <w:noProof/>
                <w:webHidden/>
              </w:rPr>
              <w:fldChar w:fldCharType="begin"/>
            </w:r>
            <w:r w:rsidR="00FE2C59">
              <w:rPr>
                <w:noProof/>
                <w:webHidden/>
              </w:rPr>
              <w:instrText xml:space="preserve"> PAGEREF _Toc91504999 \h </w:instrText>
            </w:r>
            <w:r w:rsidR="00FE2C59">
              <w:rPr>
                <w:noProof/>
                <w:webHidden/>
              </w:rPr>
            </w:r>
            <w:r w:rsidR="00FE2C59">
              <w:rPr>
                <w:noProof/>
                <w:webHidden/>
              </w:rPr>
              <w:fldChar w:fldCharType="separate"/>
            </w:r>
            <w:r w:rsidR="00FE2C59">
              <w:rPr>
                <w:noProof/>
                <w:webHidden/>
              </w:rPr>
              <w:t>56</w:t>
            </w:r>
            <w:r w:rsidR="00FE2C59">
              <w:rPr>
                <w:noProof/>
                <w:webHidden/>
              </w:rPr>
              <w:fldChar w:fldCharType="end"/>
            </w:r>
          </w:hyperlink>
        </w:p>
        <w:p w14:paraId="57E5C7EF" w14:textId="77777777" w:rsidR="00FE2C59" w:rsidRDefault="000500BB">
          <w:pPr>
            <w:pStyle w:val="TOC2"/>
            <w:tabs>
              <w:tab w:val="right" w:leader="dot" w:pos="9350"/>
            </w:tabs>
            <w:rPr>
              <w:noProof/>
            </w:rPr>
          </w:pPr>
          <w:hyperlink w:anchor="_Toc91505000" w:history="1">
            <w:r w:rsidR="00FE2C59" w:rsidRPr="00AC1D52">
              <w:rPr>
                <w:rStyle w:val="FootnoteReference"/>
                <w:noProof/>
              </w:rPr>
              <w:t>Resources</w:t>
            </w:r>
            <w:r w:rsidR="00FE2C59">
              <w:rPr>
                <w:noProof/>
                <w:webHidden/>
              </w:rPr>
              <w:tab/>
            </w:r>
            <w:r w:rsidR="00FE2C59">
              <w:rPr>
                <w:noProof/>
                <w:webHidden/>
              </w:rPr>
              <w:fldChar w:fldCharType="begin"/>
            </w:r>
            <w:r w:rsidR="00FE2C59">
              <w:rPr>
                <w:noProof/>
                <w:webHidden/>
              </w:rPr>
              <w:instrText xml:space="preserve"> PAGEREF _Toc91505000 \h </w:instrText>
            </w:r>
            <w:r w:rsidR="00FE2C59">
              <w:rPr>
                <w:noProof/>
                <w:webHidden/>
              </w:rPr>
            </w:r>
            <w:r w:rsidR="00FE2C59">
              <w:rPr>
                <w:noProof/>
                <w:webHidden/>
              </w:rPr>
              <w:fldChar w:fldCharType="separate"/>
            </w:r>
            <w:r w:rsidR="00FE2C59">
              <w:rPr>
                <w:noProof/>
                <w:webHidden/>
              </w:rPr>
              <w:t>56</w:t>
            </w:r>
            <w:r w:rsidR="00FE2C59">
              <w:rPr>
                <w:noProof/>
                <w:webHidden/>
              </w:rPr>
              <w:fldChar w:fldCharType="end"/>
            </w:r>
          </w:hyperlink>
        </w:p>
        <w:p w14:paraId="2533F9A3" w14:textId="77777777" w:rsidR="00FE2C59" w:rsidRDefault="000500BB">
          <w:pPr>
            <w:pStyle w:val="TOC2"/>
            <w:tabs>
              <w:tab w:val="right" w:leader="dot" w:pos="9350"/>
            </w:tabs>
            <w:rPr>
              <w:noProof/>
            </w:rPr>
          </w:pPr>
          <w:hyperlink w:anchor="_Toc91505001" w:history="1">
            <w:r w:rsidR="00FE2C59" w:rsidRPr="00AC1D52">
              <w:rPr>
                <w:rStyle w:val="FootnoteReference"/>
                <w:noProof/>
              </w:rPr>
              <w:t>Sample - Azure portal</w:t>
            </w:r>
            <w:r w:rsidR="00FE2C59">
              <w:rPr>
                <w:noProof/>
                <w:webHidden/>
              </w:rPr>
              <w:tab/>
            </w:r>
            <w:r w:rsidR="00FE2C59">
              <w:rPr>
                <w:noProof/>
                <w:webHidden/>
              </w:rPr>
              <w:fldChar w:fldCharType="begin"/>
            </w:r>
            <w:r w:rsidR="00FE2C59">
              <w:rPr>
                <w:noProof/>
                <w:webHidden/>
              </w:rPr>
              <w:instrText xml:space="preserve"> PAGEREF _Toc91505001 \h </w:instrText>
            </w:r>
            <w:r w:rsidR="00FE2C59">
              <w:rPr>
                <w:noProof/>
                <w:webHidden/>
              </w:rPr>
            </w:r>
            <w:r w:rsidR="00FE2C59">
              <w:rPr>
                <w:noProof/>
                <w:webHidden/>
              </w:rPr>
              <w:fldChar w:fldCharType="separate"/>
            </w:r>
            <w:r w:rsidR="00FE2C59">
              <w:rPr>
                <w:noProof/>
                <w:webHidden/>
              </w:rPr>
              <w:t>57</w:t>
            </w:r>
            <w:r w:rsidR="00FE2C59">
              <w:rPr>
                <w:noProof/>
                <w:webHidden/>
              </w:rPr>
              <w:fldChar w:fldCharType="end"/>
            </w:r>
          </w:hyperlink>
        </w:p>
        <w:p w14:paraId="55FCA593" w14:textId="77777777" w:rsidR="00FE2C59" w:rsidRDefault="000500BB">
          <w:pPr>
            <w:pStyle w:val="TOC1"/>
            <w:tabs>
              <w:tab w:val="right" w:leader="dot" w:pos="9350"/>
            </w:tabs>
            <w:rPr>
              <w:noProof/>
            </w:rPr>
          </w:pPr>
          <w:hyperlink w:anchor="_Toc91505002" w:history="1">
            <w:r w:rsidR="00FE2C59" w:rsidRPr="00AC1D52">
              <w:rPr>
                <w:rStyle w:val="FootnoteReference"/>
                <w:noProof/>
              </w:rPr>
              <w:t>Audit Logging</w:t>
            </w:r>
            <w:r w:rsidR="00FE2C59">
              <w:rPr>
                <w:noProof/>
                <w:webHidden/>
              </w:rPr>
              <w:tab/>
            </w:r>
            <w:r w:rsidR="00FE2C59">
              <w:rPr>
                <w:noProof/>
                <w:webHidden/>
              </w:rPr>
              <w:fldChar w:fldCharType="begin"/>
            </w:r>
            <w:r w:rsidR="00FE2C59">
              <w:rPr>
                <w:noProof/>
                <w:webHidden/>
              </w:rPr>
              <w:instrText xml:space="preserve"> PAGEREF _Toc91505002 \h </w:instrText>
            </w:r>
            <w:r w:rsidR="00FE2C59">
              <w:rPr>
                <w:noProof/>
                <w:webHidden/>
              </w:rPr>
            </w:r>
            <w:r w:rsidR="00FE2C59">
              <w:rPr>
                <w:noProof/>
                <w:webHidden/>
              </w:rPr>
              <w:fldChar w:fldCharType="separate"/>
            </w:r>
            <w:r w:rsidR="00FE2C59">
              <w:rPr>
                <w:noProof/>
                <w:webHidden/>
              </w:rPr>
              <w:t>58</w:t>
            </w:r>
            <w:r w:rsidR="00FE2C59">
              <w:rPr>
                <w:noProof/>
                <w:webHidden/>
              </w:rPr>
              <w:fldChar w:fldCharType="end"/>
            </w:r>
          </w:hyperlink>
        </w:p>
        <w:p w14:paraId="5868DD8E" w14:textId="77777777" w:rsidR="00FE2C59" w:rsidRDefault="000500BB">
          <w:pPr>
            <w:pStyle w:val="TOC2"/>
            <w:tabs>
              <w:tab w:val="right" w:leader="dot" w:pos="9350"/>
            </w:tabs>
            <w:rPr>
              <w:noProof/>
            </w:rPr>
          </w:pPr>
          <w:hyperlink w:anchor="_Toc91505003" w:history="1">
            <w:r w:rsidR="00FE2C59" w:rsidRPr="00AC1D52">
              <w:rPr>
                <w:rStyle w:val="FootnoteReference"/>
                <w:noProof/>
              </w:rPr>
              <w:t>Enabling Audit Logs</w:t>
            </w:r>
            <w:r w:rsidR="00FE2C59">
              <w:rPr>
                <w:noProof/>
                <w:webHidden/>
              </w:rPr>
              <w:tab/>
            </w:r>
            <w:r w:rsidR="00FE2C59">
              <w:rPr>
                <w:noProof/>
                <w:webHidden/>
              </w:rPr>
              <w:fldChar w:fldCharType="begin"/>
            </w:r>
            <w:r w:rsidR="00FE2C59">
              <w:rPr>
                <w:noProof/>
                <w:webHidden/>
              </w:rPr>
              <w:instrText xml:space="preserve"> PAGEREF _Toc91505003 \h </w:instrText>
            </w:r>
            <w:r w:rsidR="00FE2C59">
              <w:rPr>
                <w:noProof/>
                <w:webHidden/>
              </w:rPr>
            </w:r>
            <w:r w:rsidR="00FE2C59">
              <w:rPr>
                <w:noProof/>
                <w:webHidden/>
              </w:rPr>
              <w:fldChar w:fldCharType="separate"/>
            </w:r>
            <w:r w:rsidR="00FE2C59">
              <w:rPr>
                <w:noProof/>
                <w:webHidden/>
              </w:rPr>
              <w:t>58</w:t>
            </w:r>
            <w:r w:rsidR="00FE2C59">
              <w:rPr>
                <w:noProof/>
                <w:webHidden/>
              </w:rPr>
              <w:fldChar w:fldCharType="end"/>
            </w:r>
          </w:hyperlink>
        </w:p>
        <w:p w14:paraId="4A0872AB" w14:textId="77777777" w:rsidR="00FE2C59" w:rsidRDefault="000500BB">
          <w:pPr>
            <w:pStyle w:val="TOC2"/>
            <w:tabs>
              <w:tab w:val="right" w:leader="dot" w:pos="9350"/>
            </w:tabs>
            <w:rPr>
              <w:noProof/>
            </w:rPr>
          </w:pPr>
          <w:hyperlink w:anchor="_Toc91505004" w:history="1">
            <w:r w:rsidR="00FE2C59" w:rsidRPr="00AC1D52">
              <w:rPr>
                <w:rStyle w:val="FootnoteReference"/>
                <w:noProof/>
              </w:rPr>
              <w:t>Resources</w:t>
            </w:r>
            <w:r w:rsidR="00FE2C59">
              <w:rPr>
                <w:noProof/>
                <w:webHidden/>
              </w:rPr>
              <w:tab/>
            </w:r>
            <w:r w:rsidR="00FE2C59">
              <w:rPr>
                <w:noProof/>
                <w:webHidden/>
              </w:rPr>
              <w:fldChar w:fldCharType="begin"/>
            </w:r>
            <w:r w:rsidR="00FE2C59">
              <w:rPr>
                <w:noProof/>
                <w:webHidden/>
              </w:rPr>
              <w:instrText xml:space="preserve"> PAGEREF _Toc91505004 \h </w:instrText>
            </w:r>
            <w:r w:rsidR="00FE2C59">
              <w:rPr>
                <w:noProof/>
                <w:webHidden/>
              </w:rPr>
            </w:r>
            <w:r w:rsidR="00FE2C59">
              <w:rPr>
                <w:noProof/>
                <w:webHidden/>
              </w:rPr>
              <w:fldChar w:fldCharType="separate"/>
            </w:r>
            <w:r w:rsidR="00FE2C59">
              <w:rPr>
                <w:noProof/>
                <w:webHidden/>
              </w:rPr>
              <w:t>59</w:t>
            </w:r>
            <w:r w:rsidR="00FE2C59">
              <w:rPr>
                <w:noProof/>
                <w:webHidden/>
              </w:rPr>
              <w:fldChar w:fldCharType="end"/>
            </w:r>
          </w:hyperlink>
        </w:p>
        <w:p w14:paraId="4123DB0B" w14:textId="77777777" w:rsidR="00FE2C59" w:rsidRDefault="000500BB">
          <w:pPr>
            <w:pStyle w:val="TOC1"/>
            <w:tabs>
              <w:tab w:val="right" w:leader="dot" w:pos="9350"/>
            </w:tabs>
            <w:rPr>
              <w:noProof/>
            </w:rPr>
          </w:pPr>
          <w:hyperlink w:anchor="_Toc91505005" w:history="1">
            <w:r w:rsidR="00FE2C59" w:rsidRPr="00AC1D52">
              <w:rPr>
                <w:rStyle w:val="FootnoteReference"/>
                <w:noProof/>
              </w:rPr>
              <w:t>MySQL Migration</w:t>
            </w:r>
            <w:r w:rsidR="00FE2C59">
              <w:rPr>
                <w:noProof/>
                <w:webHidden/>
              </w:rPr>
              <w:tab/>
            </w:r>
            <w:r w:rsidR="00FE2C59">
              <w:rPr>
                <w:noProof/>
                <w:webHidden/>
              </w:rPr>
              <w:fldChar w:fldCharType="begin"/>
            </w:r>
            <w:r w:rsidR="00FE2C59">
              <w:rPr>
                <w:noProof/>
                <w:webHidden/>
              </w:rPr>
              <w:instrText xml:space="preserve"> PAGEREF _Toc91505005 \h </w:instrText>
            </w:r>
            <w:r w:rsidR="00FE2C59">
              <w:rPr>
                <w:noProof/>
                <w:webHidden/>
              </w:rPr>
            </w:r>
            <w:r w:rsidR="00FE2C59">
              <w:rPr>
                <w:noProof/>
                <w:webHidden/>
              </w:rPr>
              <w:fldChar w:fldCharType="separate"/>
            </w:r>
            <w:r w:rsidR="00FE2C59">
              <w:rPr>
                <w:noProof/>
                <w:webHidden/>
              </w:rPr>
              <w:t>61</w:t>
            </w:r>
            <w:r w:rsidR="00FE2C59">
              <w:rPr>
                <w:noProof/>
                <w:webHidden/>
              </w:rPr>
              <w:fldChar w:fldCharType="end"/>
            </w:r>
          </w:hyperlink>
        </w:p>
        <w:p w14:paraId="1797156E" w14:textId="77777777" w:rsidR="00FE2C59" w:rsidRDefault="000500BB">
          <w:pPr>
            <w:pStyle w:val="TOC1"/>
            <w:tabs>
              <w:tab w:val="right" w:leader="dot" w:pos="9350"/>
            </w:tabs>
            <w:rPr>
              <w:noProof/>
            </w:rPr>
          </w:pPr>
          <w:hyperlink w:anchor="_Toc91505006" w:history="1">
            <w:r w:rsidR="00FE2C59" w:rsidRPr="00AC1D52">
              <w:rPr>
                <w:rStyle w:val="FootnoteReference"/>
                <w:noProof/>
              </w:rPr>
              <w:t>Monitoring and Alerts</w:t>
            </w:r>
            <w:r w:rsidR="00FE2C59">
              <w:rPr>
                <w:noProof/>
                <w:webHidden/>
              </w:rPr>
              <w:tab/>
            </w:r>
            <w:r w:rsidR="00FE2C59">
              <w:rPr>
                <w:noProof/>
                <w:webHidden/>
              </w:rPr>
              <w:fldChar w:fldCharType="begin"/>
            </w:r>
            <w:r w:rsidR="00FE2C59">
              <w:rPr>
                <w:noProof/>
                <w:webHidden/>
              </w:rPr>
              <w:instrText xml:space="preserve"> PAGEREF _Toc91505006 \h </w:instrText>
            </w:r>
            <w:r w:rsidR="00FE2C59">
              <w:rPr>
                <w:noProof/>
                <w:webHidden/>
              </w:rPr>
            </w:r>
            <w:r w:rsidR="00FE2C59">
              <w:rPr>
                <w:noProof/>
                <w:webHidden/>
              </w:rPr>
              <w:fldChar w:fldCharType="separate"/>
            </w:r>
            <w:r w:rsidR="00FE2C59">
              <w:rPr>
                <w:noProof/>
                <w:webHidden/>
              </w:rPr>
              <w:t>61</w:t>
            </w:r>
            <w:r w:rsidR="00FE2C59">
              <w:rPr>
                <w:noProof/>
                <w:webHidden/>
              </w:rPr>
              <w:fldChar w:fldCharType="end"/>
            </w:r>
          </w:hyperlink>
        </w:p>
        <w:p w14:paraId="1A1DEE09" w14:textId="77777777" w:rsidR="00FE2C59" w:rsidRDefault="000500BB">
          <w:pPr>
            <w:pStyle w:val="TOC2"/>
            <w:tabs>
              <w:tab w:val="right" w:leader="dot" w:pos="9350"/>
            </w:tabs>
            <w:rPr>
              <w:noProof/>
            </w:rPr>
          </w:pPr>
          <w:hyperlink w:anchor="_Toc91505007" w:history="1">
            <w:r w:rsidR="00FE2C59" w:rsidRPr="00AC1D52">
              <w:rPr>
                <w:rStyle w:val="FootnoteReference"/>
                <w:noProof/>
              </w:rPr>
              <w:t>Server Parameters</w:t>
            </w:r>
            <w:r w:rsidR="00FE2C59">
              <w:rPr>
                <w:noProof/>
                <w:webHidden/>
              </w:rPr>
              <w:tab/>
            </w:r>
            <w:r w:rsidR="00FE2C59">
              <w:rPr>
                <w:noProof/>
                <w:webHidden/>
              </w:rPr>
              <w:fldChar w:fldCharType="begin"/>
            </w:r>
            <w:r w:rsidR="00FE2C59">
              <w:rPr>
                <w:noProof/>
                <w:webHidden/>
              </w:rPr>
              <w:instrText xml:space="preserve"> PAGEREF _Toc91505007 \h </w:instrText>
            </w:r>
            <w:r w:rsidR="00FE2C59">
              <w:rPr>
                <w:noProof/>
                <w:webHidden/>
              </w:rPr>
            </w:r>
            <w:r w:rsidR="00FE2C59">
              <w:rPr>
                <w:noProof/>
                <w:webHidden/>
              </w:rPr>
              <w:fldChar w:fldCharType="separate"/>
            </w:r>
            <w:r w:rsidR="00FE2C59">
              <w:rPr>
                <w:noProof/>
                <w:webHidden/>
              </w:rPr>
              <w:t>62</w:t>
            </w:r>
            <w:r w:rsidR="00FE2C59">
              <w:rPr>
                <w:noProof/>
                <w:webHidden/>
              </w:rPr>
              <w:fldChar w:fldCharType="end"/>
            </w:r>
          </w:hyperlink>
        </w:p>
        <w:p w14:paraId="09419747" w14:textId="77777777" w:rsidR="00FE2C59" w:rsidRDefault="000500BB">
          <w:pPr>
            <w:pStyle w:val="TOC2"/>
            <w:tabs>
              <w:tab w:val="right" w:leader="dot" w:pos="9350"/>
            </w:tabs>
            <w:rPr>
              <w:noProof/>
            </w:rPr>
          </w:pPr>
          <w:hyperlink w:anchor="_Toc91505008" w:history="1">
            <w:r w:rsidR="00FE2C59" w:rsidRPr="00AC1D52">
              <w:rPr>
                <w:rStyle w:val="FootnoteReference"/>
                <w:noProof/>
              </w:rPr>
              <w:t>PowerShell Module</w:t>
            </w:r>
            <w:r w:rsidR="00FE2C59">
              <w:rPr>
                <w:noProof/>
                <w:webHidden/>
              </w:rPr>
              <w:tab/>
            </w:r>
            <w:r w:rsidR="00FE2C59">
              <w:rPr>
                <w:noProof/>
                <w:webHidden/>
              </w:rPr>
              <w:fldChar w:fldCharType="begin"/>
            </w:r>
            <w:r w:rsidR="00FE2C59">
              <w:rPr>
                <w:noProof/>
                <w:webHidden/>
              </w:rPr>
              <w:instrText xml:space="preserve"> PAGEREF _Toc91505008 \h </w:instrText>
            </w:r>
            <w:r w:rsidR="00FE2C59">
              <w:rPr>
                <w:noProof/>
                <w:webHidden/>
              </w:rPr>
            </w:r>
            <w:r w:rsidR="00FE2C59">
              <w:rPr>
                <w:noProof/>
                <w:webHidden/>
              </w:rPr>
              <w:fldChar w:fldCharType="separate"/>
            </w:r>
            <w:r w:rsidR="00FE2C59">
              <w:rPr>
                <w:noProof/>
                <w:webHidden/>
              </w:rPr>
              <w:t>62</w:t>
            </w:r>
            <w:r w:rsidR="00FE2C59">
              <w:rPr>
                <w:noProof/>
                <w:webHidden/>
              </w:rPr>
              <w:fldChar w:fldCharType="end"/>
            </w:r>
          </w:hyperlink>
        </w:p>
        <w:p w14:paraId="345547A0" w14:textId="77777777" w:rsidR="00FE2C59" w:rsidRDefault="000500BB">
          <w:pPr>
            <w:pStyle w:val="TOC2"/>
            <w:tabs>
              <w:tab w:val="right" w:leader="dot" w:pos="9350"/>
            </w:tabs>
            <w:rPr>
              <w:noProof/>
            </w:rPr>
          </w:pPr>
          <w:hyperlink w:anchor="_Toc91505009" w:history="1">
            <w:r w:rsidR="00FE2C59" w:rsidRPr="00AC1D52">
              <w:rPr>
                <w:rStyle w:val="FootnoteReference"/>
                <w:noProof/>
              </w:rPr>
              <w:t>Azure Database for MySQL Upgrade Process</w:t>
            </w:r>
            <w:r w:rsidR="00FE2C59">
              <w:rPr>
                <w:noProof/>
                <w:webHidden/>
              </w:rPr>
              <w:tab/>
            </w:r>
            <w:r w:rsidR="00FE2C59">
              <w:rPr>
                <w:noProof/>
                <w:webHidden/>
              </w:rPr>
              <w:fldChar w:fldCharType="begin"/>
            </w:r>
            <w:r w:rsidR="00FE2C59">
              <w:rPr>
                <w:noProof/>
                <w:webHidden/>
              </w:rPr>
              <w:instrText xml:space="preserve"> PAGEREF _Toc91505009 \h </w:instrText>
            </w:r>
            <w:r w:rsidR="00FE2C59">
              <w:rPr>
                <w:noProof/>
                <w:webHidden/>
              </w:rPr>
            </w:r>
            <w:r w:rsidR="00FE2C59">
              <w:rPr>
                <w:noProof/>
                <w:webHidden/>
              </w:rPr>
              <w:fldChar w:fldCharType="separate"/>
            </w:r>
            <w:r w:rsidR="00FE2C59">
              <w:rPr>
                <w:noProof/>
                <w:webHidden/>
              </w:rPr>
              <w:t>62</w:t>
            </w:r>
            <w:r w:rsidR="00FE2C59">
              <w:rPr>
                <w:noProof/>
                <w:webHidden/>
              </w:rPr>
              <w:fldChar w:fldCharType="end"/>
            </w:r>
          </w:hyperlink>
        </w:p>
        <w:p w14:paraId="46A98DE1" w14:textId="77777777" w:rsidR="00FE2C59" w:rsidRDefault="000500BB">
          <w:pPr>
            <w:pStyle w:val="TOC2"/>
            <w:tabs>
              <w:tab w:val="right" w:leader="dot" w:pos="9350"/>
            </w:tabs>
            <w:rPr>
              <w:noProof/>
            </w:rPr>
          </w:pPr>
          <w:hyperlink w:anchor="_Toc91505010" w:history="1">
            <w:r w:rsidR="00FE2C59" w:rsidRPr="00AC1D52">
              <w:rPr>
                <w:rStyle w:val="FootnoteReference"/>
                <w:noProof/>
              </w:rPr>
              <w:t>Authentication</w:t>
            </w:r>
            <w:r w:rsidR="00FE2C59">
              <w:rPr>
                <w:noProof/>
                <w:webHidden/>
              </w:rPr>
              <w:tab/>
            </w:r>
            <w:r w:rsidR="00FE2C59">
              <w:rPr>
                <w:noProof/>
                <w:webHidden/>
              </w:rPr>
              <w:fldChar w:fldCharType="begin"/>
            </w:r>
            <w:r w:rsidR="00FE2C59">
              <w:rPr>
                <w:noProof/>
                <w:webHidden/>
              </w:rPr>
              <w:instrText xml:space="preserve"> PAGEREF _Toc91505010 \h </w:instrText>
            </w:r>
            <w:r w:rsidR="00FE2C59">
              <w:rPr>
                <w:noProof/>
                <w:webHidden/>
              </w:rPr>
            </w:r>
            <w:r w:rsidR="00FE2C59">
              <w:rPr>
                <w:noProof/>
                <w:webHidden/>
              </w:rPr>
              <w:fldChar w:fldCharType="separate"/>
            </w:r>
            <w:r w:rsidR="00FE2C59">
              <w:rPr>
                <w:noProof/>
                <w:webHidden/>
              </w:rPr>
              <w:t>63</w:t>
            </w:r>
            <w:r w:rsidR="00FE2C59">
              <w:rPr>
                <w:noProof/>
                <w:webHidden/>
              </w:rPr>
              <w:fldChar w:fldCharType="end"/>
            </w:r>
          </w:hyperlink>
        </w:p>
        <w:p w14:paraId="71B4D8E3" w14:textId="77777777" w:rsidR="00FE2C59" w:rsidRDefault="000500BB">
          <w:pPr>
            <w:pStyle w:val="TOC2"/>
            <w:tabs>
              <w:tab w:val="right" w:leader="dot" w:pos="9350"/>
            </w:tabs>
            <w:rPr>
              <w:noProof/>
            </w:rPr>
          </w:pPr>
          <w:hyperlink w:anchor="_Toc91505011" w:history="1">
            <w:r w:rsidR="00FE2C59" w:rsidRPr="00AC1D52">
              <w:rPr>
                <w:rStyle w:val="FootnoteReference"/>
                <w:noProof/>
              </w:rPr>
              <w:t>Threat Protection</w:t>
            </w:r>
            <w:r w:rsidR="00FE2C59">
              <w:rPr>
                <w:noProof/>
                <w:webHidden/>
              </w:rPr>
              <w:tab/>
            </w:r>
            <w:r w:rsidR="00FE2C59">
              <w:rPr>
                <w:noProof/>
                <w:webHidden/>
              </w:rPr>
              <w:fldChar w:fldCharType="begin"/>
            </w:r>
            <w:r w:rsidR="00FE2C59">
              <w:rPr>
                <w:noProof/>
                <w:webHidden/>
              </w:rPr>
              <w:instrText xml:space="preserve"> PAGEREF _Toc91505011 \h </w:instrText>
            </w:r>
            <w:r w:rsidR="00FE2C59">
              <w:rPr>
                <w:noProof/>
                <w:webHidden/>
              </w:rPr>
            </w:r>
            <w:r w:rsidR="00FE2C59">
              <w:rPr>
                <w:noProof/>
                <w:webHidden/>
              </w:rPr>
              <w:fldChar w:fldCharType="separate"/>
            </w:r>
            <w:r w:rsidR="00FE2C59">
              <w:rPr>
                <w:noProof/>
                <w:webHidden/>
              </w:rPr>
              <w:t>63</w:t>
            </w:r>
            <w:r w:rsidR="00FE2C59">
              <w:rPr>
                <w:noProof/>
                <w:webHidden/>
              </w:rPr>
              <w:fldChar w:fldCharType="end"/>
            </w:r>
          </w:hyperlink>
        </w:p>
        <w:p w14:paraId="41F168BD" w14:textId="77777777" w:rsidR="00FE2C59" w:rsidRDefault="000500BB">
          <w:pPr>
            <w:pStyle w:val="TOC2"/>
            <w:tabs>
              <w:tab w:val="right" w:leader="dot" w:pos="9350"/>
            </w:tabs>
            <w:rPr>
              <w:noProof/>
            </w:rPr>
          </w:pPr>
          <w:hyperlink w:anchor="_Toc91505012" w:history="1">
            <w:r w:rsidR="00FE2C59" w:rsidRPr="00AC1D52">
              <w:rPr>
                <w:rStyle w:val="FootnoteReference"/>
                <w:noProof/>
              </w:rPr>
              <w:t>Audit Logging</w:t>
            </w:r>
            <w:r w:rsidR="00FE2C59">
              <w:rPr>
                <w:noProof/>
                <w:webHidden/>
              </w:rPr>
              <w:tab/>
            </w:r>
            <w:r w:rsidR="00FE2C59">
              <w:rPr>
                <w:noProof/>
                <w:webHidden/>
              </w:rPr>
              <w:fldChar w:fldCharType="begin"/>
            </w:r>
            <w:r w:rsidR="00FE2C59">
              <w:rPr>
                <w:noProof/>
                <w:webHidden/>
              </w:rPr>
              <w:instrText xml:space="preserve"> PAGEREF _Toc91505012 \h </w:instrText>
            </w:r>
            <w:r w:rsidR="00FE2C59">
              <w:rPr>
                <w:noProof/>
                <w:webHidden/>
              </w:rPr>
            </w:r>
            <w:r w:rsidR="00FE2C59">
              <w:rPr>
                <w:noProof/>
                <w:webHidden/>
              </w:rPr>
              <w:fldChar w:fldCharType="separate"/>
            </w:r>
            <w:r w:rsidR="00FE2C59">
              <w:rPr>
                <w:noProof/>
                <w:webHidden/>
              </w:rPr>
              <w:t>63</w:t>
            </w:r>
            <w:r w:rsidR="00FE2C59">
              <w:rPr>
                <w:noProof/>
                <w:webHidden/>
              </w:rPr>
              <w:fldChar w:fldCharType="end"/>
            </w:r>
          </w:hyperlink>
        </w:p>
        <w:p w14:paraId="654BE044" w14:textId="77777777" w:rsidR="00FE2C59" w:rsidRDefault="000500BB">
          <w:pPr>
            <w:pStyle w:val="TOC2"/>
            <w:tabs>
              <w:tab w:val="right" w:leader="dot" w:pos="9350"/>
            </w:tabs>
            <w:rPr>
              <w:noProof/>
            </w:rPr>
          </w:pPr>
          <w:hyperlink w:anchor="_Toc91505013" w:history="1">
            <w:r w:rsidR="00FE2C59" w:rsidRPr="00AC1D52">
              <w:rPr>
                <w:rStyle w:val="FootnoteReference"/>
                <w:noProof/>
              </w:rPr>
              <w:t>Encryption</w:t>
            </w:r>
            <w:r w:rsidR="00FE2C59">
              <w:rPr>
                <w:noProof/>
                <w:webHidden/>
              </w:rPr>
              <w:tab/>
            </w:r>
            <w:r w:rsidR="00FE2C59">
              <w:rPr>
                <w:noProof/>
                <w:webHidden/>
              </w:rPr>
              <w:fldChar w:fldCharType="begin"/>
            </w:r>
            <w:r w:rsidR="00FE2C59">
              <w:rPr>
                <w:noProof/>
                <w:webHidden/>
              </w:rPr>
              <w:instrText xml:space="preserve"> PAGEREF _Toc91505013 \h </w:instrText>
            </w:r>
            <w:r w:rsidR="00FE2C59">
              <w:rPr>
                <w:noProof/>
                <w:webHidden/>
              </w:rPr>
            </w:r>
            <w:r w:rsidR="00FE2C59">
              <w:rPr>
                <w:noProof/>
                <w:webHidden/>
              </w:rPr>
              <w:fldChar w:fldCharType="separate"/>
            </w:r>
            <w:r w:rsidR="00FE2C59">
              <w:rPr>
                <w:noProof/>
                <w:webHidden/>
              </w:rPr>
              <w:t>64</w:t>
            </w:r>
            <w:r w:rsidR="00FE2C59">
              <w:rPr>
                <w:noProof/>
                <w:webHidden/>
              </w:rPr>
              <w:fldChar w:fldCharType="end"/>
            </w:r>
          </w:hyperlink>
        </w:p>
        <w:p w14:paraId="2AE78717" w14:textId="77777777" w:rsidR="00FE2C59" w:rsidRDefault="000500BB">
          <w:pPr>
            <w:pStyle w:val="TOC2"/>
            <w:tabs>
              <w:tab w:val="right" w:leader="dot" w:pos="9350"/>
            </w:tabs>
            <w:rPr>
              <w:noProof/>
            </w:rPr>
          </w:pPr>
          <w:hyperlink w:anchor="_Toc91505014" w:history="1">
            <w:r w:rsidR="00FE2C59" w:rsidRPr="00AC1D52">
              <w:rPr>
                <w:rStyle w:val="FootnoteReference"/>
                <w:noProof/>
              </w:rPr>
              <w:t>Firewall</w:t>
            </w:r>
            <w:r w:rsidR="00FE2C59">
              <w:rPr>
                <w:noProof/>
                <w:webHidden/>
              </w:rPr>
              <w:tab/>
            </w:r>
            <w:r w:rsidR="00FE2C59">
              <w:rPr>
                <w:noProof/>
                <w:webHidden/>
              </w:rPr>
              <w:fldChar w:fldCharType="begin"/>
            </w:r>
            <w:r w:rsidR="00FE2C59">
              <w:rPr>
                <w:noProof/>
                <w:webHidden/>
              </w:rPr>
              <w:instrText xml:space="preserve"> PAGEREF _Toc91505014 \h </w:instrText>
            </w:r>
            <w:r w:rsidR="00FE2C59">
              <w:rPr>
                <w:noProof/>
                <w:webHidden/>
              </w:rPr>
            </w:r>
            <w:r w:rsidR="00FE2C59">
              <w:rPr>
                <w:noProof/>
                <w:webHidden/>
              </w:rPr>
              <w:fldChar w:fldCharType="separate"/>
            </w:r>
            <w:r w:rsidR="00FE2C59">
              <w:rPr>
                <w:noProof/>
                <w:webHidden/>
              </w:rPr>
              <w:t>64</w:t>
            </w:r>
            <w:r w:rsidR="00FE2C59">
              <w:rPr>
                <w:noProof/>
                <w:webHidden/>
              </w:rPr>
              <w:fldChar w:fldCharType="end"/>
            </w:r>
          </w:hyperlink>
        </w:p>
        <w:p w14:paraId="0F3656E6" w14:textId="77777777" w:rsidR="00FE2C59" w:rsidRDefault="000500BB">
          <w:pPr>
            <w:pStyle w:val="TOC2"/>
            <w:tabs>
              <w:tab w:val="right" w:leader="dot" w:pos="9350"/>
            </w:tabs>
            <w:rPr>
              <w:noProof/>
            </w:rPr>
          </w:pPr>
          <w:hyperlink w:anchor="_Toc91505015" w:history="1">
            <w:r w:rsidR="00FE2C59" w:rsidRPr="00AC1D52">
              <w:rPr>
                <w:rStyle w:val="FootnoteReference"/>
                <w:noProof/>
              </w:rPr>
              <w:t>Private Link</w:t>
            </w:r>
            <w:r w:rsidR="00FE2C59">
              <w:rPr>
                <w:noProof/>
                <w:webHidden/>
              </w:rPr>
              <w:tab/>
            </w:r>
            <w:r w:rsidR="00FE2C59">
              <w:rPr>
                <w:noProof/>
                <w:webHidden/>
              </w:rPr>
              <w:fldChar w:fldCharType="begin"/>
            </w:r>
            <w:r w:rsidR="00FE2C59">
              <w:rPr>
                <w:noProof/>
                <w:webHidden/>
              </w:rPr>
              <w:instrText xml:space="preserve"> PAGEREF _Toc91505015 \h </w:instrText>
            </w:r>
            <w:r w:rsidR="00FE2C59">
              <w:rPr>
                <w:noProof/>
                <w:webHidden/>
              </w:rPr>
            </w:r>
            <w:r w:rsidR="00FE2C59">
              <w:rPr>
                <w:noProof/>
                <w:webHidden/>
              </w:rPr>
              <w:fldChar w:fldCharType="separate"/>
            </w:r>
            <w:r w:rsidR="00FE2C59">
              <w:rPr>
                <w:noProof/>
                <w:webHidden/>
              </w:rPr>
              <w:t>65</w:t>
            </w:r>
            <w:r w:rsidR="00FE2C59">
              <w:rPr>
                <w:noProof/>
                <w:webHidden/>
              </w:rPr>
              <w:fldChar w:fldCharType="end"/>
            </w:r>
          </w:hyperlink>
        </w:p>
        <w:p w14:paraId="32B06B5B" w14:textId="77777777" w:rsidR="00FE2C59" w:rsidRDefault="000500BB">
          <w:pPr>
            <w:pStyle w:val="TOC2"/>
            <w:tabs>
              <w:tab w:val="right" w:leader="dot" w:pos="9350"/>
            </w:tabs>
            <w:rPr>
              <w:noProof/>
            </w:rPr>
          </w:pPr>
          <w:hyperlink w:anchor="_Toc91505016" w:history="1">
            <w:r w:rsidR="00FE2C59" w:rsidRPr="00AC1D52">
              <w:rPr>
                <w:rStyle w:val="FootnoteReference"/>
                <w:noProof/>
              </w:rPr>
              <w:t>Security Checklist</w:t>
            </w:r>
            <w:r w:rsidR="00FE2C59">
              <w:rPr>
                <w:noProof/>
                <w:webHidden/>
              </w:rPr>
              <w:tab/>
            </w:r>
            <w:r w:rsidR="00FE2C59">
              <w:rPr>
                <w:noProof/>
                <w:webHidden/>
              </w:rPr>
              <w:fldChar w:fldCharType="begin"/>
            </w:r>
            <w:r w:rsidR="00FE2C59">
              <w:rPr>
                <w:noProof/>
                <w:webHidden/>
              </w:rPr>
              <w:instrText xml:space="preserve"> PAGEREF _Toc91505016 \h </w:instrText>
            </w:r>
            <w:r w:rsidR="00FE2C59">
              <w:rPr>
                <w:noProof/>
                <w:webHidden/>
              </w:rPr>
            </w:r>
            <w:r w:rsidR="00FE2C59">
              <w:rPr>
                <w:noProof/>
                <w:webHidden/>
              </w:rPr>
              <w:fldChar w:fldCharType="separate"/>
            </w:r>
            <w:r w:rsidR="00FE2C59">
              <w:rPr>
                <w:noProof/>
                <w:webHidden/>
              </w:rPr>
              <w:t>65</w:t>
            </w:r>
            <w:r w:rsidR="00FE2C59">
              <w:rPr>
                <w:noProof/>
                <w:webHidden/>
              </w:rPr>
              <w:fldChar w:fldCharType="end"/>
            </w:r>
          </w:hyperlink>
        </w:p>
        <w:p w14:paraId="35134592" w14:textId="77777777" w:rsidR="00FE2C59" w:rsidRDefault="000500BB">
          <w:pPr>
            <w:pStyle w:val="TOC1"/>
            <w:tabs>
              <w:tab w:val="right" w:leader="dot" w:pos="9350"/>
            </w:tabs>
            <w:rPr>
              <w:noProof/>
            </w:rPr>
          </w:pPr>
          <w:hyperlink w:anchor="_Toc91505017" w:history="1">
            <w:r w:rsidR="00FE2C59" w:rsidRPr="00AC1D52">
              <w:rPr>
                <w:rStyle w:val="FootnoteReference"/>
                <w:noProof/>
              </w:rPr>
              <w:t>Optimization</w:t>
            </w:r>
            <w:r w:rsidR="00FE2C59">
              <w:rPr>
                <w:noProof/>
                <w:webHidden/>
              </w:rPr>
              <w:tab/>
            </w:r>
            <w:r w:rsidR="00FE2C59">
              <w:rPr>
                <w:noProof/>
                <w:webHidden/>
              </w:rPr>
              <w:fldChar w:fldCharType="begin"/>
            </w:r>
            <w:r w:rsidR="00FE2C59">
              <w:rPr>
                <w:noProof/>
                <w:webHidden/>
              </w:rPr>
              <w:instrText xml:space="preserve"> PAGEREF _Toc91505017 \h </w:instrText>
            </w:r>
            <w:r w:rsidR="00FE2C59">
              <w:rPr>
                <w:noProof/>
                <w:webHidden/>
              </w:rPr>
            </w:r>
            <w:r w:rsidR="00FE2C59">
              <w:rPr>
                <w:noProof/>
                <w:webHidden/>
              </w:rPr>
              <w:fldChar w:fldCharType="separate"/>
            </w:r>
            <w:r w:rsidR="00FE2C59">
              <w:rPr>
                <w:noProof/>
                <w:webHidden/>
              </w:rPr>
              <w:t>65</w:t>
            </w:r>
            <w:r w:rsidR="00FE2C59">
              <w:rPr>
                <w:noProof/>
                <w:webHidden/>
              </w:rPr>
              <w:fldChar w:fldCharType="end"/>
            </w:r>
          </w:hyperlink>
        </w:p>
        <w:p w14:paraId="3F60BEC4" w14:textId="77777777" w:rsidR="00FE2C59" w:rsidRDefault="000500BB">
          <w:pPr>
            <w:pStyle w:val="TOC2"/>
            <w:tabs>
              <w:tab w:val="right" w:leader="dot" w:pos="9350"/>
            </w:tabs>
            <w:rPr>
              <w:noProof/>
            </w:rPr>
          </w:pPr>
          <w:hyperlink w:anchor="_Toc91505018" w:history="1">
            <w:r w:rsidR="00FE2C59" w:rsidRPr="00AC1D52">
              <w:rPr>
                <w:rStyle w:val="FootnoteReference"/>
                <w:noProof/>
              </w:rPr>
              <w:t>Monitoring Hardware and Query Performance</w:t>
            </w:r>
            <w:r w:rsidR="00FE2C59">
              <w:rPr>
                <w:noProof/>
                <w:webHidden/>
              </w:rPr>
              <w:tab/>
            </w:r>
            <w:r w:rsidR="00FE2C59">
              <w:rPr>
                <w:noProof/>
                <w:webHidden/>
              </w:rPr>
              <w:fldChar w:fldCharType="begin"/>
            </w:r>
            <w:r w:rsidR="00FE2C59">
              <w:rPr>
                <w:noProof/>
                <w:webHidden/>
              </w:rPr>
              <w:instrText xml:space="preserve"> PAGEREF _Toc91505018 \h </w:instrText>
            </w:r>
            <w:r w:rsidR="00FE2C59">
              <w:rPr>
                <w:noProof/>
                <w:webHidden/>
              </w:rPr>
            </w:r>
            <w:r w:rsidR="00FE2C59">
              <w:rPr>
                <w:noProof/>
                <w:webHidden/>
              </w:rPr>
              <w:fldChar w:fldCharType="separate"/>
            </w:r>
            <w:r w:rsidR="00FE2C59">
              <w:rPr>
                <w:noProof/>
                <w:webHidden/>
              </w:rPr>
              <w:t>65</w:t>
            </w:r>
            <w:r w:rsidR="00FE2C59">
              <w:rPr>
                <w:noProof/>
                <w:webHidden/>
              </w:rPr>
              <w:fldChar w:fldCharType="end"/>
            </w:r>
          </w:hyperlink>
        </w:p>
        <w:p w14:paraId="7D833F0A" w14:textId="77777777" w:rsidR="00FE2C59" w:rsidRDefault="000500BB">
          <w:pPr>
            <w:pStyle w:val="TOC2"/>
            <w:tabs>
              <w:tab w:val="right" w:leader="dot" w:pos="9350"/>
            </w:tabs>
            <w:rPr>
              <w:noProof/>
            </w:rPr>
          </w:pPr>
          <w:hyperlink w:anchor="_Toc91505019" w:history="1">
            <w:r w:rsidR="00FE2C59" w:rsidRPr="00AC1D52">
              <w:rPr>
                <w:rStyle w:val="FootnoteReference"/>
                <w:noProof/>
              </w:rPr>
              <w:t>Query Performance Insight</w:t>
            </w:r>
            <w:r w:rsidR="00FE2C59">
              <w:rPr>
                <w:noProof/>
                <w:webHidden/>
              </w:rPr>
              <w:tab/>
            </w:r>
            <w:r w:rsidR="00FE2C59">
              <w:rPr>
                <w:noProof/>
                <w:webHidden/>
              </w:rPr>
              <w:fldChar w:fldCharType="begin"/>
            </w:r>
            <w:r w:rsidR="00FE2C59">
              <w:rPr>
                <w:noProof/>
                <w:webHidden/>
              </w:rPr>
              <w:instrText xml:space="preserve"> PAGEREF _Toc91505019 \h </w:instrText>
            </w:r>
            <w:r w:rsidR="00FE2C59">
              <w:rPr>
                <w:noProof/>
                <w:webHidden/>
              </w:rPr>
            </w:r>
            <w:r w:rsidR="00FE2C59">
              <w:rPr>
                <w:noProof/>
                <w:webHidden/>
              </w:rPr>
              <w:fldChar w:fldCharType="separate"/>
            </w:r>
            <w:r w:rsidR="00FE2C59">
              <w:rPr>
                <w:noProof/>
                <w:webHidden/>
              </w:rPr>
              <w:t>66</w:t>
            </w:r>
            <w:r w:rsidR="00FE2C59">
              <w:rPr>
                <w:noProof/>
                <w:webHidden/>
              </w:rPr>
              <w:fldChar w:fldCharType="end"/>
            </w:r>
          </w:hyperlink>
        </w:p>
        <w:p w14:paraId="2F165AAB" w14:textId="77777777" w:rsidR="00FE2C59" w:rsidRDefault="000500BB">
          <w:pPr>
            <w:pStyle w:val="TOC2"/>
            <w:tabs>
              <w:tab w:val="right" w:leader="dot" w:pos="9350"/>
            </w:tabs>
            <w:rPr>
              <w:noProof/>
            </w:rPr>
          </w:pPr>
          <w:hyperlink w:anchor="_Toc91505020" w:history="1">
            <w:r w:rsidR="00FE2C59" w:rsidRPr="00AC1D52">
              <w:rPr>
                <w:rStyle w:val="FootnoteReference"/>
                <w:noProof/>
              </w:rPr>
              <w:t>Upgrading the Tier</w:t>
            </w:r>
            <w:r w:rsidR="00FE2C59">
              <w:rPr>
                <w:noProof/>
                <w:webHidden/>
              </w:rPr>
              <w:tab/>
            </w:r>
            <w:r w:rsidR="00FE2C59">
              <w:rPr>
                <w:noProof/>
                <w:webHidden/>
              </w:rPr>
              <w:fldChar w:fldCharType="begin"/>
            </w:r>
            <w:r w:rsidR="00FE2C59">
              <w:rPr>
                <w:noProof/>
                <w:webHidden/>
              </w:rPr>
              <w:instrText xml:space="preserve"> PAGEREF _Toc91505020 \h </w:instrText>
            </w:r>
            <w:r w:rsidR="00FE2C59">
              <w:rPr>
                <w:noProof/>
                <w:webHidden/>
              </w:rPr>
            </w:r>
            <w:r w:rsidR="00FE2C59">
              <w:rPr>
                <w:noProof/>
                <w:webHidden/>
              </w:rPr>
              <w:fldChar w:fldCharType="separate"/>
            </w:r>
            <w:r w:rsidR="00FE2C59">
              <w:rPr>
                <w:noProof/>
                <w:webHidden/>
              </w:rPr>
              <w:t>66</w:t>
            </w:r>
            <w:r w:rsidR="00FE2C59">
              <w:rPr>
                <w:noProof/>
                <w:webHidden/>
              </w:rPr>
              <w:fldChar w:fldCharType="end"/>
            </w:r>
          </w:hyperlink>
        </w:p>
        <w:p w14:paraId="07A12BAA" w14:textId="77777777" w:rsidR="00FE2C59" w:rsidRDefault="000500BB">
          <w:pPr>
            <w:pStyle w:val="TOC2"/>
            <w:tabs>
              <w:tab w:val="right" w:leader="dot" w:pos="9350"/>
            </w:tabs>
            <w:rPr>
              <w:noProof/>
            </w:rPr>
          </w:pPr>
          <w:hyperlink w:anchor="_Toc91505021" w:history="1">
            <w:r w:rsidR="00FE2C59" w:rsidRPr="00AC1D52">
              <w:rPr>
                <w:rStyle w:val="FootnoteReference"/>
                <w:noProof/>
              </w:rPr>
              <w:t>Scale the Server</w:t>
            </w:r>
            <w:r w:rsidR="00FE2C59">
              <w:rPr>
                <w:noProof/>
                <w:webHidden/>
              </w:rPr>
              <w:tab/>
            </w:r>
            <w:r w:rsidR="00FE2C59">
              <w:rPr>
                <w:noProof/>
                <w:webHidden/>
              </w:rPr>
              <w:fldChar w:fldCharType="begin"/>
            </w:r>
            <w:r w:rsidR="00FE2C59">
              <w:rPr>
                <w:noProof/>
                <w:webHidden/>
              </w:rPr>
              <w:instrText xml:space="preserve"> PAGEREF _Toc91505021 \h </w:instrText>
            </w:r>
            <w:r w:rsidR="00FE2C59">
              <w:rPr>
                <w:noProof/>
                <w:webHidden/>
              </w:rPr>
            </w:r>
            <w:r w:rsidR="00FE2C59">
              <w:rPr>
                <w:noProof/>
                <w:webHidden/>
              </w:rPr>
              <w:fldChar w:fldCharType="separate"/>
            </w:r>
            <w:r w:rsidR="00FE2C59">
              <w:rPr>
                <w:noProof/>
                <w:webHidden/>
              </w:rPr>
              <w:t>66</w:t>
            </w:r>
            <w:r w:rsidR="00FE2C59">
              <w:rPr>
                <w:noProof/>
                <w:webHidden/>
              </w:rPr>
              <w:fldChar w:fldCharType="end"/>
            </w:r>
          </w:hyperlink>
        </w:p>
        <w:p w14:paraId="4D14CE8E" w14:textId="77777777" w:rsidR="00FE2C59" w:rsidRDefault="000500BB">
          <w:pPr>
            <w:pStyle w:val="TOC2"/>
            <w:tabs>
              <w:tab w:val="right" w:leader="dot" w:pos="9350"/>
            </w:tabs>
            <w:rPr>
              <w:noProof/>
            </w:rPr>
          </w:pPr>
          <w:hyperlink w:anchor="_Toc91505022" w:history="1">
            <w:r w:rsidR="00FE2C59" w:rsidRPr="00AC1D52">
              <w:rPr>
                <w:rStyle w:val="FootnoteReference"/>
                <w:noProof/>
              </w:rPr>
              <w:t>Moving Regions</w:t>
            </w:r>
            <w:r w:rsidR="00FE2C59">
              <w:rPr>
                <w:noProof/>
                <w:webHidden/>
              </w:rPr>
              <w:tab/>
            </w:r>
            <w:r w:rsidR="00FE2C59">
              <w:rPr>
                <w:noProof/>
                <w:webHidden/>
              </w:rPr>
              <w:fldChar w:fldCharType="begin"/>
            </w:r>
            <w:r w:rsidR="00FE2C59">
              <w:rPr>
                <w:noProof/>
                <w:webHidden/>
              </w:rPr>
              <w:instrText xml:space="preserve"> PAGEREF _Toc91505022 \h </w:instrText>
            </w:r>
            <w:r w:rsidR="00FE2C59">
              <w:rPr>
                <w:noProof/>
                <w:webHidden/>
              </w:rPr>
            </w:r>
            <w:r w:rsidR="00FE2C59">
              <w:rPr>
                <w:noProof/>
                <w:webHidden/>
              </w:rPr>
              <w:fldChar w:fldCharType="separate"/>
            </w:r>
            <w:r w:rsidR="00FE2C59">
              <w:rPr>
                <w:noProof/>
                <w:webHidden/>
              </w:rPr>
              <w:t>66</w:t>
            </w:r>
            <w:r w:rsidR="00FE2C59">
              <w:rPr>
                <w:noProof/>
                <w:webHidden/>
              </w:rPr>
              <w:fldChar w:fldCharType="end"/>
            </w:r>
          </w:hyperlink>
        </w:p>
        <w:p w14:paraId="32450776" w14:textId="77777777" w:rsidR="00FE2C59" w:rsidRDefault="000500BB">
          <w:pPr>
            <w:pStyle w:val="TOC2"/>
            <w:tabs>
              <w:tab w:val="right" w:leader="dot" w:pos="9350"/>
            </w:tabs>
            <w:rPr>
              <w:noProof/>
            </w:rPr>
          </w:pPr>
          <w:hyperlink w:anchor="_Toc91505023" w:history="1">
            <w:r w:rsidR="00FE2C59" w:rsidRPr="00AC1D52">
              <w:rPr>
                <w:rStyle w:val="FootnoteReference"/>
                <w:noProof/>
              </w:rPr>
              <w:t>Optimization Checklist</w:t>
            </w:r>
            <w:r w:rsidR="00FE2C59">
              <w:rPr>
                <w:noProof/>
                <w:webHidden/>
              </w:rPr>
              <w:tab/>
            </w:r>
            <w:r w:rsidR="00FE2C59">
              <w:rPr>
                <w:noProof/>
                <w:webHidden/>
              </w:rPr>
              <w:fldChar w:fldCharType="begin"/>
            </w:r>
            <w:r w:rsidR="00FE2C59">
              <w:rPr>
                <w:noProof/>
                <w:webHidden/>
              </w:rPr>
              <w:instrText xml:space="preserve"> PAGEREF _Toc91505023 \h </w:instrText>
            </w:r>
            <w:r w:rsidR="00FE2C59">
              <w:rPr>
                <w:noProof/>
                <w:webHidden/>
              </w:rPr>
            </w:r>
            <w:r w:rsidR="00FE2C59">
              <w:rPr>
                <w:noProof/>
                <w:webHidden/>
              </w:rPr>
              <w:fldChar w:fldCharType="separate"/>
            </w:r>
            <w:r w:rsidR="00FE2C59">
              <w:rPr>
                <w:noProof/>
                <w:webHidden/>
              </w:rPr>
              <w:t>66</w:t>
            </w:r>
            <w:r w:rsidR="00FE2C59">
              <w:rPr>
                <w:noProof/>
                <w:webHidden/>
              </w:rPr>
              <w:fldChar w:fldCharType="end"/>
            </w:r>
          </w:hyperlink>
        </w:p>
        <w:p w14:paraId="1D3C0699" w14:textId="77777777" w:rsidR="00FE2C59" w:rsidRDefault="000500BB">
          <w:pPr>
            <w:pStyle w:val="TOC1"/>
            <w:tabs>
              <w:tab w:val="right" w:leader="dot" w:pos="9350"/>
            </w:tabs>
            <w:rPr>
              <w:noProof/>
            </w:rPr>
          </w:pPr>
          <w:hyperlink w:anchor="_Toc91505024" w:history="1">
            <w:r w:rsidR="00FE2C59" w:rsidRPr="00AC1D52">
              <w:rPr>
                <w:rStyle w:val="FootnoteReference"/>
                <w:noProof/>
              </w:rPr>
              <w:t>Business Continuity and Disaster Recovery (BCDR)</w:t>
            </w:r>
            <w:r w:rsidR="00FE2C59">
              <w:rPr>
                <w:noProof/>
                <w:webHidden/>
              </w:rPr>
              <w:tab/>
            </w:r>
            <w:r w:rsidR="00FE2C59">
              <w:rPr>
                <w:noProof/>
                <w:webHidden/>
              </w:rPr>
              <w:fldChar w:fldCharType="begin"/>
            </w:r>
            <w:r w:rsidR="00FE2C59">
              <w:rPr>
                <w:noProof/>
                <w:webHidden/>
              </w:rPr>
              <w:instrText xml:space="preserve"> PAGEREF _Toc91505024 \h </w:instrText>
            </w:r>
            <w:r w:rsidR="00FE2C59">
              <w:rPr>
                <w:noProof/>
                <w:webHidden/>
              </w:rPr>
            </w:r>
            <w:r w:rsidR="00FE2C59">
              <w:rPr>
                <w:noProof/>
                <w:webHidden/>
              </w:rPr>
              <w:fldChar w:fldCharType="separate"/>
            </w:r>
            <w:r w:rsidR="00FE2C59">
              <w:rPr>
                <w:noProof/>
                <w:webHidden/>
              </w:rPr>
              <w:t>67</w:t>
            </w:r>
            <w:r w:rsidR="00FE2C59">
              <w:rPr>
                <w:noProof/>
                <w:webHidden/>
              </w:rPr>
              <w:fldChar w:fldCharType="end"/>
            </w:r>
          </w:hyperlink>
        </w:p>
        <w:p w14:paraId="22D5CF0F" w14:textId="77777777" w:rsidR="00FE2C59" w:rsidRDefault="000500BB">
          <w:pPr>
            <w:pStyle w:val="TOC2"/>
            <w:tabs>
              <w:tab w:val="right" w:leader="dot" w:pos="9350"/>
            </w:tabs>
            <w:rPr>
              <w:noProof/>
            </w:rPr>
          </w:pPr>
          <w:hyperlink w:anchor="_Toc91505025" w:history="1">
            <w:r w:rsidR="00FE2C59" w:rsidRPr="00AC1D52">
              <w:rPr>
                <w:rStyle w:val="FootnoteReference"/>
                <w:noProof/>
              </w:rPr>
              <w:t>Backup and Restore</w:t>
            </w:r>
            <w:r w:rsidR="00FE2C59">
              <w:rPr>
                <w:noProof/>
                <w:webHidden/>
              </w:rPr>
              <w:tab/>
            </w:r>
            <w:r w:rsidR="00FE2C59">
              <w:rPr>
                <w:noProof/>
                <w:webHidden/>
              </w:rPr>
              <w:fldChar w:fldCharType="begin"/>
            </w:r>
            <w:r w:rsidR="00FE2C59">
              <w:rPr>
                <w:noProof/>
                <w:webHidden/>
              </w:rPr>
              <w:instrText xml:space="preserve"> PAGEREF _Toc91505025 \h </w:instrText>
            </w:r>
            <w:r w:rsidR="00FE2C59">
              <w:rPr>
                <w:noProof/>
                <w:webHidden/>
              </w:rPr>
            </w:r>
            <w:r w:rsidR="00FE2C59">
              <w:rPr>
                <w:noProof/>
                <w:webHidden/>
              </w:rPr>
              <w:fldChar w:fldCharType="separate"/>
            </w:r>
            <w:r w:rsidR="00FE2C59">
              <w:rPr>
                <w:noProof/>
                <w:webHidden/>
              </w:rPr>
              <w:t>67</w:t>
            </w:r>
            <w:r w:rsidR="00FE2C59">
              <w:rPr>
                <w:noProof/>
                <w:webHidden/>
              </w:rPr>
              <w:fldChar w:fldCharType="end"/>
            </w:r>
          </w:hyperlink>
        </w:p>
        <w:p w14:paraId="7F75441E" w14:textId="77777777" w:rsidR="00FE2C59" w:rsidRDefault="000500BB">
          <w:pPr>
            <w:pStyle w:val="TOC2"/>
            <w:tabs>
              <w:tab w:val="right" w:leader="dot" w:pos="9350"/>
            </w:tabs>
            <w:rPr>
              <w:noProof/>
            </w:rPr>
          </w:pPr>
          <w:hyperlink w:anchor="_Toc91505026" w:history="1">
            <w:r w:rsidR="00FE2C59" w:rsidRPr="00AC1D52">
              <w:rPr>
                <w:rStyle w:val="FootnoteReference"/>
                <w:noProof/>
              </w:rPr>
              <w:t>Read Replicas</w:t>
            </w:r>
            <w:r w:rsidR="00FE2C59">
              <w:rPr>
                <w:noProof/>
                <w:webHidden/>
              </w:rPr>
              <w:tab/>
            </w:r>
            <w:r w:rsidR="00FE2C59">
              <w:rPr>
                <w:noProof/>
                <w:webHidden/>
              </w:rPr>
              <w:fldChar w:fldCharType="begin"/>
            </w:r>
            <w:r w:rsidR="00FE2C59">
              <w:rPr>
                <w:noProof/>
                <w:webHidden/>
              </w:rPr>
              <w:instrText xml:space="preserve"> PAGEREF _Toc91505026 \h </w:instrText>
            </w:r>
            <w:r w:rsidR="00FE2C59">
              <w:rPr>
                <w:noProof/>
                <w:webHidden/>
              </w:rPr>
            </w:r>
            <w:r w:rsidR="00FE2C59">
              <w:rPr>
                <w:noProof/>
                <w:webHidden/>
              </w:rPr>
              <w:fldChar w:fldCharType="separate"/>
            </w:r>
            <w:r w:rsidR="00FE2C59">
              <w:rPr>
                <w:noProof/>
                <w:webHidden/>
              </w:rPr>
              <w:t>67</w:t>
            </w:r>
            <w:r w:rsidR="00FE2C59">
              <w:rPr>
                <w:noProof/>
                <w:webHidden/>
              </w:rPr>
              <w:fldChar w:fldCharType="end"/>
            </w:r>
          </w:hyperlink>
        </w:p>
        <w:p w14:paraId="50C332A7" w14:textId="77777777" w:rsidR="00FE2C59" w:rsidRDefault="000500BB">
          <w:pPr>
            <w:pStyle w:val="TOC2"/>
            <w:tabs>
              <w:tab w:val="right" w:leader="dot" w:pos="9350"/>
            </w:tabs>
            <w:rPr>
              <w:noProof/>
            </w:rPr>
          </w:pPr>
          <w:hyperlink w:anchor="_Toc91505027" w:history="1">
            <w:r w:rsidR="00FE2C59" w:rsidRPr="00AC1D52">
              <w:rPr>
                <w:rStyle w:val="FootnoteReference"/>
                <w:noProof/>
              </w:rPr>
              <w:t>Deleted Servers</w:t>
            </w:r>
            <w:r w:rsidR="00FE2C59">
              <w:rPr>
                <w:noProof/>
                <w:webHidden/>
              </w:rPr>
              <w:tab/>
            </w:r>
            <w:r w:rsidR="00FE2C59">
              <w:rPr>
                <w:noProof/>
                <w:webHidden/>
              </w:rPr>
              <w:fldChar w:fldCharType="begin"/>
            </w:r>
            <w:r w:rsidR="00FE2C59">
              <w:rPr>
                <w:noProof/>
                <w:webHidden/>
              </w:rPr>
              <w:instrText xml:space="preserve"> PAGEREF _Toc91505027 \h </w:instrText>
            </w:r>
            <w:r w:rsidR="00FE2C59">
              <w:rPr>
                <w:noProof/>
                <w:webHidden/>
              </w:rPr>
            </w:r>
            <w:r w:rsidR="00FE2C59">
              <w:rPr>
                <w:noProof/>
                <w:webHidden/>
              </w:rPr>
              <w:fldChar w:fldCharType="separate"/>
            </w:r>
            <w:r w:rsidR="00FE2C59">
              <w:rPr>
                <w:noProof/>
                <w:webHidden/>
              </w:rPr>
              <w:t>68</w:t>
            </w:r>
            <w:r w:rsidR="00FE2C59">
              <w:rPr>
                <w:noProof/>
                <w:webHidden/>
              </w:rPr>
              <w:fldChar w:fldCharType="end"/>
            </w:r>
          </w:hyperlink>
        </w:p>
        <w:p w14:paraId="6B7AFEF7" w14:textId="77777777" w:rsidR="00FE2C59" w:rsidRDefault="000500BB">
          <w:pPr>
            <w:pStyle w:val="TOC2"/>
            <w:tabs>
              <w:tab w:val="right" w:leader="dot" w:pos="9350"/>
            </w:tabs>
            <w:rPr>
              <w:noProof/>
            </w:rPr>
          </w:pPr>
          <w:hyperlink w:anchor="_Toc91505028" w:history="1">
            <w:r w:rsidR="00FE2C59" w:rsidRPr="00AC1D52">
              <w:rPr>
                <w:rStyle w:val="FootnoteReference"/>
                <w:noProof/>
              </w:rPr>
              <w:t>Regional Failure</w:t>
            </w:r>
            <w:r w:rsidR="00FE2C59">
              <w:rPr>
                <w:noProof/>
                <w:webHidden/>
              </w:rPr>
              <w:tab/>
            </w:r>
            <w:r w:rsidR="00FE2C59">
              <w:rPr>
                <w:noProof/>
                <w:webHidden/>
              </w:rPr>
              <w:fldChar w:fldCharType="begin"/>
            </w:r>
            <w:r w:rsidR="00FE2C59">
              <w:rPr>
                <w:noProof/>
                <w:webHidden/>
              </w:rPr>
              <w:instrText xml:space="preserve"> PAGEREF _Toc91505028 \h </w:instrText>
            </w:r>
            <w:r w:rsidR="00FE2C59">
              <w:rPr>
                <w:noProof/>
                <w:webHidden/>
              </w:rPr>
            </w:r>
            <w:r w:rsidR="00FE2C59">
              <w:rPr>
                <w:noProof/>
                <w:webHidden/>
              </w:rPr>
              <w:fldChar w:fldCharType="separate"/>
            </w:r>
            <w:r w:rsidR="00FE2C59">
              <w:rPr>
                <w:noProof/>
                <w:webHidden/>
              </w:rPr>
              <w:t>68</w:t>
            </w:r>
            <w:r w:rsidR="00FE2C59">
              <w:rPr>
                <w:noProof/>
                <w:webHidden/>
              </w:rPr>
              <w:fldChar w:fldCharType="end"/>
            </w:r>
          </w:hyperlink>
        </w:p>
        <w:p w14:paraId="689442D0" w14:textId="77777777" w:rsidR="00FE2C59" w:rsidRDefault="000500BB">
          <w:pPr>
            <w:pStyle w:val="TOC2"/>
            <w:tabs>
              <w:tab w:val="right" w:leader="dot" w:pos="9350"/>
            </w:tabs>
            <w:rPr>
              <w:noProof/>
            </w:rPr>
          </w:pPr>
          <w:hyperlink w:anchor="_Toc91505029" w:history="1">
            <w:r w:rsidR="00FE2C59" w:rsidRPr="00AC1D52">
              <w:rPr>
                <w:rStyle w:val="FootnoteReference"/>
                <w:noProof/>
              </w:rPr>
              <w:t>WWI Case Study</w:t>
            </w:r>
            <w:r w:rsidR="00FE2C59">
              <w:rPr>
                <w:noProof/>
                <w:webHidden/>
              </w:rPr>
              <w:tab/>
            </w:r>
            <w:r w:rsidR="00FE2C59">
              <w:rPr>
                <w:noProof/>
                <w:webHidden/>
              </w:rPr>
              <w:fldChar w:fldCharType="begin"/>
            </w:r>
            <w:r w:rsidR="00FE2C59">
              <w:rPr>
                <w:noProof/>
                <w:webHidden/>
              </w:rPr>
              <w:instrText xml:space="preserve"> PAGEREF _Toc91505029 \h </w:instrText>
            </w:r>
            <w:r w:rsidR="00FE2C59">
              <w:rPr>
                <w:noProof/>
                <w:webHidden/>
              </w:rPr>
            </w:r>
            <w:r w:rsidR="00FE2C59">
              <w:rPr>
                <w:noProof/>
                <w:webHidden/>
              </w:rPr>
              <w:fldChar w:fldCharType="separate"/>
            </w:r>
            <w:r w:rsidR="00FE2C59">
              <w:rPr>
                <w:noProof/>
                <w:webHidden/>
              </w:rPr>
              <w:t>68</w:t>
            </w:r>
            <w:r w:rsidR="00FE2C59">
              <w:rPr>
                <w:noProof/>
                <w:webHidden/>
              </w:rPr>
              <w:fldChar w:fldCharType="end"/>
            </w:r>
          </w:hyperlink>
        </w:p>
        <w:p w14:paraId="1AD413C9" w14:textId="77777777" w:rsidR="00FE2C59" w:rsidRDefault="000500BB">
          <w:pPr>
            <w:pStyle w:val="TOC2"/>
            <w:tabs>
              <w:tab w:val="right" w:leader="dot" w:pos="9350"/>
            </w:tabs>
            <w:rPr>
              <w:noProof/>
            </w:rPr>
          </w:pPr>
          <w:hyperlink w:anchor="_Toc91505030" w:history="1">
            <w:r w:rsidR="00FE2C59" w:rsidRPr="00AC1D52">
              <w:rPr>
                <w:rStyle w:val="FootnoteReference"/>
                <w:noProof/>
              </w:rPr>
              <w:t>BCDR Checklist</w:t>
            </w:r>
            <w:r w:rsidR="00FE2C59">
              <w:rPr>
                <w:noProof/>
                <w:webHidden/>
              </w:rPr>
              <w:tab/>
            </w:r>
            <w:r w:rsidR="00FE2C59">
              <w:rPr>
                <w:noProof/>
                <w:webHidden/>
              </w:rPr>
              <w:fldChar w:fldCharType="begin"/>
            </w:r>
            <w:r w:rsidR="00FE2C59">
              <w:rPr>
                <w:noProof/>
                <w:webHidden/>
              </w:rPr>
              <w:instrText xml:space="preserve"> PAGEREF _Toc91505030 \h </w:instrText>
            </w:r>
            <w:r w:rsidR="00FE2C59">
              <w:rPr>
                <w:noProof/>
                <w:webHidden/>
              </w:rPr>
            </w:r>
            <w:r w:rsidR="00FE2C59">
              <w:rPr>
                <w:noProof/>
                <w:webHidden/>
              </w:rPr>
              <w:fldChar w:fldCharType="separate"/>
            </w:r>
            <w:r w:rsidR="00FE2C59">
              <w:rPr>
                <w:noProof/>
                <w:webHidden/>
              </w:rPr>
              <w:t>69</w:t>
            </w:r>
            <w:r w:rsidR="00FE2C59">
              <w:rPr>
                <w:noProof/>
                <w:webHidden/>
              </w:rPr>
              <w:fldChar w:fldCharType="end"/>
            </w:r>
          </w:hyperlink>
        </w:p>
        <w:p w14:paraId="5507C0EA" w14:textId="77777777" w:rsidR="00FE2C59" w:rsidRDefault="000500BB">
          <w:pPr>
            <w:pStyle w:val="TOC1"/>
            <w:tabs>
              <w:tab w:val="right" w:leader="dot" w:pos="9350"/>
            </w:tabs>
            <w:rPr>
              <w:noProof/>
            </w:rPr>
          </w:pPr>
          <w:hyperlink w:anchor="_Toc91505031" w:history="1">
            <w:r w:rsidR="00FE2C59" w:rsidRPr="00AC1D52">
              <w:rPr>
                <w:rStyle w:val="FootnoteReference"/>
                <w:noProof/>
              </w:rPr>
              <w:t>Getting Started</w:t>
            </w:r>
            <w:r w:rsidR="00FE2C59">
              <w:rPr>
                <w:noProof/>
                <w:webHidden/>
              </w:rPr>
              <w:tab/>
            </w:r>
            <w:r w:rsidR="00FE2C59">
              <w:rPr>
                <w:noProof/>
                <w:webHidden/>
              </w:rPr>
              <w:fldChar w:fldCharType="begin"/>
            </w:r>
            <w:r w:rsidR="00FE2C59">
              <w:rPr>
                <w:noProof/>
                <w:webHidden/>
              </w:rPr>
              <w:instrText xml:space="preserve"> PAGEREF _Toc91505031 \h </w:instrText>
            </w:r>
            <w:r w:rsidR="00FE2C59">
              <w:rPr>
                <w:noProof/>
                <w:webHidden/>
              </w:rPr>
            </w:r>
            <w:r w:rsidR="00FE2C59">
              <w:rPr>
                <w:noProof/>
                <w:webHidden/>
              </w:rPr>
              <w:fldChar w:fldCharType="separate"/>
            </w:r>
            <w:r w:rsidR="00FE2C59">
              <w:rPr>
                <w:noProof/>
                <w:webHidden/>
              </w:rPr>
              <w:t>69</w:t>
            </w:r>
            <w:r w:rsidR="00FE2C59">
              <w:rPr>
                <w:noProof/>
                <w:webHidden/>
              </w:rPr>
              <w:fldChar w:fldCharType="end"/>
            </w:r>
          </w:hyperlink>
        </w:p>
        <w:p w14:paraId="2580A202" w14:textId="77777777" w:rsidR="00FE2C59" w:rsidRDefault="000500BB">
          <w:pPr>
            <w:pStyle w:val="TOC2"/>
            <w:tabs>
              <w:tab w:val="right" w:leader="dot" w:pos="9350"/>
            </w:tabs>
            <w:rPr>
              <w:noProof/>
            </w:rPr>
          </w:pPr>
          <w:hyperlink w:anchor="_Toc91505032" w:history="1">
            <w:r w:rsidR="00FE2C59" w:rsidRPr="00AC1D52">
              <w:rPr>
                <w:rStyle w:val="FootnoteReference"/>
                <w:noProof/>
              </w:rPr>
              <w:t>Create a Lab Resource Group</w:t>
            </w:r>
            <w:r w:rsidR="00FE2C59">
              <w:rPr>
                <w:noProof/>
                <w:webHidden/>
              </w:rPr>
              <w:tab/>
            </w:r>
            <w:r w:rsidR="00FE2C59">
              <w:rPr>
                <w:noProof/>
                <w:webHidden/>
              </w:rPr>
              <w:fldChar w:fldCharType="begin"/>
            </w:r>
            <w:r w:rsidR="00FE2C59">
              <w:rPr>
                <w:noProof/>
                <w:webHidden/>
              </w:rPr>
              <w:instrText xml:space="preserve"> PAGEREF _Toc91505032 \h </w:instrText>
            </w:r>
            <w:r w:rsidR="00FE2C59">
              <w:rPr>
                <w:noProof/>
                <w:webHidden/>
              </w:rPr>
            </w:r>
            <w:r w:rsidR="00FE2C59">
              <w:rPr>
                <w:noProof/>
                <w:webHidden/>
              </w:rPr>
              <w:fldChar w:fldCharType="separate"/>
            </w:r>
            <w:r w:rsidR="00FE2C59">
              <w:rPr>
                <w:noProof/>
                <w:webHidden/>
              </w:rPr>
              <w:t>69</w:t>
            </w:r>
            <w:r w:rsidR="00FE2C59">
              <w:rPr>
                <w:noProof/>
                <w:webHidden/>
              </w:rPr>
              <w:fldChar w:fldCharType="end"/>
            </w:r>
          </w:hyperlink>
        </w:p>
        <w:p w14:paraId="52D3E7C3" w14:textId="77777777" w:rsidR="00FE2C59" w:rsidRDefault="000500BB">
          <w:pPr>
            <w:pStyle w:val="TOC2"/>
            <w:tabs>
              <w:tab w:val="right" w:leader="dot" w:pos="9350"/>
            </w:tabs>
            <w:rPr>
              <w:noProof/>
            </w:rPr>
          </w:pPr>
          <w:hyperlink w:anchor="_Toc91505033" w:history="1">
            <w:r w:rsidR="00FE2C59" w:rsidRPr="00AC1D52">
              <w:rPr>
                <w:rStyle w:val="FootnoteReference"/>
                <w:noProof/>
              </w:rPr>
              <w:t>Deploy the ARM Template</w:t>
            </w:r>
            <w:r w:rsidR="00FE2C59">
              <w:rPr>
                <w:noProof/>
                <w:webHidden/>
              </w:rPr>
              <w:tab/>
            </w:r>
            <w:r w:rsidR="00FE2C59">
              <w:rPr>
                <w:noProof/>
                <w:webHidden/>
              </w:rPr>
              <w:fldChar w:fldCharType="begin"/>
            </w:r>
            <w:r w:rsidR="00FE2C59">
              <w:rPr>
                <w:noProof/>
                <w:webHidden/>
              </w:rPr>
              <w:instrText xml:space="preserve"> PAGEREF _Toc91505033 \h </w:instrText>
            </w:r>
            <w:r w:rsidR="00FE2C59">
              <w:rPr>
                <w:noProof/>
                <w:webHidden/>
              </w:rPr>
            </w:r>
            <w:r w:rsidR="00FE2C59">
              <w:rPr>
                <w:noProof/>
                <w:webHidden/>
              </w:rPr>
              <w:fldChar w:fldCharType="separate"/>
            </w:r>
            <w:r w:rsidR="00FE2C59">
              <w:rPr>
                <w:noProof/>
                <w:webHidden/>
              </w:rPr>
              <w:t>69</w:t>
            </w:r>
            <w:r w:rsidR="00FE2C59">
              <w:rPr>
                <w:noProof/>
                <w:webHidden/>
              </w:rPr>
              <w:fldChar w:fldCharType="end"/>
            </w:r>
          </w:hyperlink>
        </w:p>
        <w:p w14:paraId="266F1728" w14:textId="77777777" w:rsidR="00FE2C59" w:rsidRDefault="000500BB">
          <w:pPr>
            <w:pStyle w:val="TOC1"/>
            <w:tabs>
              <w:tab w:val="right" w:leader="dot" w:pos="9350"/>
            </w:tabs>
            <w:rPr>
              <w:noProof/>
            </w:rPr>
          </w:pPr>
          <w:hyperlink w:anchor="_Toc91505034" w:history="1">
            <w:r w:rsidR="00FE2C59" w:rsidRPr="00AC1D52">
              <w:rPr>
                <w:rStyle w:val="FootnoteReference"/>
                <w:noProof/>
              </w:rPr>
              <w:t>Classic Deployment to PHP enabled IIS server</w:t>
            </w:r>
            <w:r w:rsidR="00FE2C59">
              <w:rPr>
                <w:noProof/>
                <w:webHidden/>
              </w:rPr>
              <w:tab/>
            </w:r>
            <w:r w:rsidR="00FE2C59">
              <w:rPr>
                <w:noProof/>
                <w:webHidden/>
              </w:rPr>
              <w:fldChar w:fldCharType="begin"/>
            </w:r>
            <w:r w:rsidR="00FE2C59">
              <w:rPr>
                <w:noProof/>
                <w:webHidden/>
              </w:rPr>
              <w:instrText xml:space="preserve"> PAGEREF _Toc91505034 \h </w:instrText>
            </w:r>
            <w:r w:rsidR="00FE2C59">
              <w:rPr>
                <w:noProof/>
                <w:webHidden/>
              </w:rPr>
            </w:r>
            <w:r w:rsidR="00FE2C59">
              <w:rPr>
                <w:noProof/>
                <w:webHidden/>
              </w:rPr>
              <w:fldChar w:fldCharType="separate"/>
            </w:r>
            <w:r w:rsidR="00FE2C59">
              <w:rPr>
                <w:noProof/>
                <w:webHidden/>
              </w:rPr>
              <w:t>70</w:t>
            </w:r>
            <w:r w:rsidR="00FE2C59">
              <w:rPr>
                <w:noProof/>
                <w:webHidden/>
              </w:rPr>
              <w:fldChar w:fldCharType="end"/>
            </w:r>
          </w:hyperlink>
        </w:p>
        <w:p w14:paraId="0ED821EA" w14:textId="77777777" w:rsidR="00FE2C59" w:rsidRDefault="000500BB">
          <w:pPr>
            <w:pStyle w:val="TOC2"/>
            <w:tabs>
              <w:tab w:val="right" w:leader="dot" w:pos="9350"/>
            </w:tabs>
            <w:rPr>
              <w:noProof/>
            </w:rPr>
          </w:pPr>
          <w:hyperlink w:anchor="_Toc91505035" w:history="1">
            <w:r w:rsidR="00FE2C59" w:rsidRPr="00AC1D52">
              <w:rPr>
                <w:rStyle w:val="FootnoteReference"/>
                <w:noProof/>
              </w:rPr>
              <w:t>Test the Application</w:t>
            </w:r>
            <w:r w:rsidR="00FE2C59">
              <w:rPr>
                <w:noProof/>
                <w:webHidden/>
              </w:rPr>
              <w:tab/>
            </w:r>
            <w:r w:rsidR="00FE2C59">
              <w:rPr>
                <w:noProof/>
                <w:webHidden/>
              </w:rPr>
              <w:fldChar w:fldCharType="begin"/>
            </w:r>
            <w:r w:rsidR="00FE2C59">
              <w:rPr>
                <w:noProof/>
                <w:webHidden/>
              </w:rPr>
              <w:instrText xml:space="preserve"> PAGEREF _Toc91505035 \h </w:instrText>
            </w:r>
            <w:r w:rsidR="00FE2C59">
              <w:rPr>
                <w:noProof/>
                <w:webHidden/>
              </w:rPr>
            </w:r>
            <w:r w:rsidR="00FE2C59">
              <w:rPr>
                <w:noProof/>
                <w:webHidden/>
              </w:rPr>
              <w:fldChar w:fldCharType="separate"/>
            </w:r>
            <w:r w:rsidR="00FE2C59">
              <w:rPr>
                <w:noProof/>
                <w:webHidden/>
              </w:rPr>
              <w:t>70</w:t>
            </w:r>
            <w:r w:rsidR="00FE2C59">
              <w:rPr>
                <w:noProof/>
                <w:webHidden/>
              </w:rPr>
              <w:fldChar w:fldCharType="end"/>
            </w:r>
          </w:hyperlink>
        </w:p>
        <w:p w14:paraId="1499D352" w14:textId="77777777" w:rsidR="00FE2C59" w:rsidRDefault="000500BB">
          <w:pPr>
            <w:pStyle w:val="TOC2"/>
            <w:tabs>
              <w:tab w:val="right" w:leader="dot" w:pos="9350"/>
            </w:tabs>
            <w:rPr>
              <w:noProof/>
            </w:rPr>
          </w:pPr>
          <w:hyperlink w:anchor="_Toc91505036" w:history="1">
            <w:r w:rsidR="00FE2C59" w:rsidRPr="00AC1D52">
              <w:rPr>
                <w:rStyle w:val="FootnoteReference"/>
                <w:noProof/>
              </w:rPr>
              <w:t>Manual Deployment</w:t>
            </w:r>
            <w:r w:rsidR="00FE2C59">
              <w:rPr>
                <w:noProof/>
                <w:webHidden/>
              </w:rPr>
              <w:tab/>
            </w:r>
            <w:r w:rsidR="00FE2C59">
              <w:rPr>
                <w:noProof/>
                <w:webHidden/>
              </w:rPr>
              <w:fldChar w:fldCharType="begin"/>
            </w:r>
            <w:r w:rsidR="00FE2C59">
              <w:rPr>
                <w:noProof/>
                <w:webHidden/>
              </w:rPr>
              <w:instrText xml:space="preserve"> PAGEREF _Toc91505036 \h </w:instrText>
            </w:r>
            <w:r w:rsidR="00FE2C59">
              <w:rPr>
                <w:noProof/>
                <w:webHidden/>
              </w:rPr>
            </w:r>
            <w:r w:rsidR="00FE2C59">
              <w:rPr>
                <w:noProof/>
                <w:webHidden/>
              </w:rPr>
              <w:fldChar w:fldCharType="separate"/>
            </w:r>
            <w:r w:rsidR="00FE2C59">
              <w:rPr>
                <w:noProof/>
                <w:webHidden/>
              </w:rPr>
              <w:t>70</w:t>
            </w:r>
            <w:r w:rsidR="00FE2C59">
              <w:rPr>
                <w:noProof/>
                <w:webHidden/>
              </w:rPr>
              <w:fldChar w:fldCharType="end"/>
            </w:r>
          </w:hyperlink>
        </w:p>
        <w:p w14:paraId="6C4CA4F0" w14:textId="77777777" w:rsidR="00FE2C59" w:rsidRDefault="000500BB">
          <w:pPr>
            <w:pStyle w:val="TOC1"/>
            <w:tabs>
              <w:tab w:val="right" w:leader="dot" w:pos="9350"/>
            </w:tabs>
            <w:rPr>
              <w:noProof/>
            </w:rPr>
          </w:pPr>
          <w:hyperlink w:anchor="_Toc91505037" w:history="1">
            <w:r w:rsidR="00FE2C59" w:rsidRPr="00AC1D52">
              <w:rPr>
                <w:rStyle w:val="FootnoteReference"/>
                <w:noProof/>
              </w:rPr>
              <w:t>Cloud Deployment to Azure VM</w:t>
            </w:r>
            <w:r w:rsidR="00FE2C59">
              <w:rPr>
                <w:noProof/>
                <w:webHidden/>
              </w:rPr>
              <w:tab/>
            </w:r>
            <w:r w:rsidR="00FE2C59">
              <w:rPr>
                <w:noProof/>
                <w:webHidden/>
              </w:rPr>
              <w:fldChar w:fldCharType="begin"/>
            </w:r>
            <w:r w:rsidR="00FE2C59">
              <w:rPr>
                <w:noProof/>
                <w:webHidden/>
              </w:rPr>
              <w:instrText xml:space="preserve"> PAGEREF _Toc91505037 \h </w:instrText>
            </w:r>
            <w:r w:rsidR="00FE2C59">
              <w:rPr>
                <w:noProof/>
                <w:webHidden/>
              </w:rPr>
            </w:r>
            <w:r w:rsidR="00FE2C59">
              <w:rPr>
                <w:noProof/>
                <w:webHidden/>
              </w:rPr>
              <w:fldChar w:fldCharType="separate"/>
            </w:r>
            <w:r w:rsidR="00FE2C59">
              <w:rPr>
                <w:noProof/>
                <w:webHidden/>
              </w:rPr>
              <w:t>71</w:t>
            </w:r>
            <w:r w:rsidR="00FE2C59">
              <w:rPr>
                <w:noProof/>
                <w:webHidden/>
              </w:rPr>
              <w:fldChar w:fldCharType="end"/>
            </w:r>
          </w:hyperlink>
        </w:p>
        <w:p w14:paraId="53607536" w14:textId="77777777" w:rsidR="00FE2C59" w:rsidRDefault="000500BB">
          <w:pPr>
            <w:pStyle w:val="TOC2"/>
            <w:tabs>
              <w:tab w:val="right" w:leader="dot" w:pos="9350"/>
            </w:tabs>
            <w:rPr>
              <w:noProof/>
            </w:rPr>
          </w:pPr>
          <w:hyperlink w:anchor="_Toc91505038" w:history="1">
            <w:r w:rsidR="00FE2C59" w:rsidRPr="00AC1D52">
              <w:rPr>
                <w:rStyle w:val="FootnoteReference"/>
                <w:noProof/>
              </w:rPr>
              <w:t>Test the Application #1</w:t>
            </w:r>
            <w:r w:rsidR="00FE2C59">
              <w:rPr>
                <w:noProof/>
                <w:webHidden/>
              </w:rPr>
              <w:tab/>
            </w:r>
            <w:r w:rsidR="00FE2C59">
              <w:rPr>
                <w:noProof/>
                <w:webHidden/>
              </w:rPr>
              <w:fldChar w:fldCharType="begin"/>
            </w:r>
            <w:r w:rsidR="00FE2C59">
              <w:rPr>
                <w:noProof/>
                <w:webHidden/>
              </w:rPr>
              <w:instrText xml:space="preserve"> PAGEREF _Toc91505038 \h </w:instrText>
            </w:r>
            <w:r w:rsidR="00FE2C59">
              <w:rPr>
                <w:noProof/>
                <w:webHidden/>
              </w:rPr>
            </w:r>
            <w:r w:rsidR="00FE2C59">
              <w:rPr>
                <w:noProof/>
                <w:webHidden/>
              </w:rPr>
              <w:fldChar w:fldCharType="separate"/>
            </w:r>
            <w:r w:rsidR="00FE2C59">
              <w:rPr>
                <w:noProof/>
                <w:webHidden/>
              </w:rPr>
              <w:t>71</w:t>
            </w:r>
            <w:r w:rsidR="00FE2C59">
              <w:rPr>
                <w:noProof/>
                <w:webHidden/>
              </w:rPr>
              <w:fldChar w:fldCharType="end"/>
            </w:r>
          </w:hyperlink>
        </w:p>
        <w:p w14:paraId="367D735B" w14:textId="77777777" w:rsidR="00FE2C59" w:rsidRDefault="000500BB">
          <w:pPr>
            <w:pStyle w:val="TOC2"/>
            <w:tabs>
              <w:tab w:val="right" w:leader="dot" w:pos="9350"/>
            </w:tabs>
            <w:rPr>
              <w:noProof/>
            </w:rPr>
          </w:pPr>
          <w:hyperlink w:anchor="_Toc91505039" w:history="1">
            <w:r w:rsidR="00FE2C59" w:rsidRPr="00AC1D52">
              <w:rPr>
                <w:rStyle w:val="FootnoteReference"/>
                <w:noProof/>
              </w:rPr>
              <w:t>Open Port 80</w:t>
            </w:r>
            <w:r w:rsidR="00FE2C59">
              <w:rPr>
                <w:noProof/>
                <w:webHidden/>
              </w:rPr>
              <w:tab/>
            </w:r>
            <w:r w:rsidR="00FE2C59">
              <w:rPr>
                <w:noProof/>
                <w:webHidden/>
              </w:rPr>
              <w:fldChar w:fldCharType="begin"/>
            </w:r>
            <w:r w:rsidR="00FE2C59">
              <w:rPr>
                <w:noProof/>
                <w:webHidden/>
              </w:rPr>
              <w:instrText xml:space="preserve"> PAGEREF _Toc91505039 \h </w:instrText>
            </w:r>
            <w:r w:rsidR="00FE2C59">
              <w:rPr>
                <w:noProof/>
                <w:webHidden/>
              </w:rPr>
            </w:r>
            <w:r w:rsidR="00FE2C59">
              <w:rPr>
                <w:noProof/>
                <w:webHidden/>
              </w:rPr>
              <w:fldChar w:fldCharType="separate"/>
            </w:r>
            <w:r w:rsidR="00FE2C59">
              <w:rPr>
                <w:noProof/>
                <w:webHidden/>
              </w:rPr>
              <w:t>71</w:t>
            </w:r>
            <w:r w:rsidR="00FE2C59">
              <w:rPr>
                <w:noProof/>
                <w:webHidden/>
              </w:rPr>
              <w:fldChar w:fldCharType="end"/>
            </w:r>
          </w:hyperlink>
        </w:p>
        <w:p w14:paraId="05BF42A1" w14:textId="77777777" w:rsidR="00FE2C59" w:rsidRDefault="000500BB">
          <w:pPr>
            <w:pStyle w:val="TOC2"/>
            <w:tabs>
              <w:tab w:val="right" w:leader="dot" w:pos="9350"/>
            </w:tabs>
            <w:rPr>
              <w:noProof/>
            </w:rPr>
          </w:pPr>
          <w:hyperlink w:anchor="_Toc91505040" w:history="1">
            <w:r w:rsidR="00FE2C59" w:rsidRPr="00AC1D52">
              <w:rPr>
                <w:rStyle w:val="FootnoteReference"/>
                <w:noProof/>
              </w:rPr>
              <w:t>Test the Application #2</w:t>
            </w:r>
            <w:r w:rsidR="00FE2C59">
              <w:rPr>
                <w:noProof/>
                <w:webHidden/>
              </w:rPr>
              <w:tab/>
            </w:r>
            <w:r w:rsidR="00FE2C59">
              <w:rPr>
                <w:noProof/>
                <w:webHidden/>
              </w:rPr>
              <w:fldChar w:fldCharType="begin"/>
            </w:r>
            <w:r w:rsidR="00FE2C59">
              <w:rPr>
                <w:noProof/>
                <w:webHidden/>
              </w:rPr>
              <w:instrText xml:space="preserve"> PAGEREF _Toc91505040 \h </w:instrText>
            </w:r>
            <w:r w:rsidR="00FE2C59">
              <w:rPr>
                <w:noProof/>
                <w:webHidden/>
              </w:rPr>
            </w:r>
            <w:r w:rsidR="00FE2C59">
              <w:rPr>
                <w:noProof/>
                <w:webHidden/>
              </w:rPr>
              <w:fldChar w:fldCharType="separate"/>
            </w:r>
            <w:r w:rsidR="00FE2C59">
              <w:rPr>
                <w:noProof/>
                <w:webHidden/>
              </w:rPr>
              <w:t>71</w:t>
            </w:r>
            <w:r w:rsidR="00FE2C59">
              <w:rPr>
                <w:noProof/>
                <w:webHidden/>
              </w:rPr>
              <w:fldChar w:fldCharType="end"/>
            </w:r>
          </w:hyperlink>
        </w:p>
        <w:p w14:paraId="156BC26E" w14:textId="77777777" w:rsidR="00FE2C59" w:rsidRDefault="000500BB">
          <w:pPr>
            <w:pStyle w:val="TOC2"/>
            <w:tabs>
              <w:tab w:val="right" w:leader="dot" w:pos="9350"/>
            </w:tabs>
            <w:rPr>
              <w:noProof/>
            </w:rPr>
          </w:pPr>
          <w:hyperlink w:anchor="_Toc91505041" w:history="1">
            <w:r w:rsidR="00FE2C59" w:rsidRPr="00AC1D52">
              <w:rPr>
                <w:rStyle w:val="FootnoteReference"/>
                <w:noProof/>
              </w:rPr>
              <w:t>Enable Port 443</w:t>
            </w:r>
            <w:r w:rsidR="00FE2C59">
              <w:rPr>
                <w:noProof/>
                <w:webHidden/>
              </w:rPr>
              <w:tab/>
            </w:r>
            <w:r w:rsidR="00FE2C59">
              <w:rPr>
                <w:noProof/>
                <w:webHidden/>
              </w:rPr>
              <w:fldChar w:fldCharType="begin"/>
            </w:r>
            <w:r w:rsidR="00FE2C59">
              <w:rPr>
                <w:noProof/>
                <w:webHidden/>
              </w:rPr>
              <w:instrText xml:space="preserve"> PAGEREF _Toc91505041 \h </w:instrText>
            </w:r>
            <w:r w:rsidR="00FE2C59">
              <w:rPr>
                <w:noProof/>
                <w:webHidden/>
              </w:rPr>
            </w:r>
            <w:r w:rsidR="00FE2C59">
              <w:rPr>
                <w:noProof/>
                <w:webHidden/>
              </w:rPr>
              <w:fldChar w:fldCharType="separate"/>
            </w:r>
            <w:r w:rsidR="00FE2C59">
              <w:rPr>
                <w:noProof/>
                <w:webHidden/>
              </w:rPr>
              <w:t>71</w:t>
            </w:r>
            <w:r w:rsidR="00FE2C59">
              <w:rPr>
                <w:noProof/>
                <w:webHidden/>
              </w:rPr>
              <w:fldChar w:fldCharType="end"/>
            </w:r>
          </w:hyperlink>
        </w:p>
        <w:p w14:paraId="620EA251" w14:textId="77777777" w:rsidR="00FE2C59" w:rsidRDefault="000500BB">
          <w:pPr>
            <w:pStyle w:val="TOC2"/>
            <w:tabs>
              <w:tab w:val="right" w:leader="dot" w:pos="9350"/>
            </w:tabs>
            <w:rPr>
              <w:noProof/>
            </w:rPr>
          </w:pPr>
          <w:hyperlink w:anchor="_Toc91505042" w:history="1">
            <w:r w:rsidR="00FE2C59" w:rsidRPr="00AC1D52">
              <w:rPr>
                <w:rStyle w:val="FootnoteReference"/>
                <w:noProof/>
              </w:rPr>
              <w:t>Open Port 443</w:t>
            </w:r>
            <w:r w:rsidR="00FE2C59">
              <w:rPr>
                <w:noProof/>
                <w:webHidden/>
              </w:rPr>
              <w:tab/>
            </w:r>
            <w:r w:rsidR="00FE2C59">
              <w:rPr>
                <w:noProof/>
                <w:webHidden/>
              </w:rPr>
              <w:fldChar w:fldCharType="begin"/>
            </w:r>
            <w:r w:rsidR="00FE2C59">
              <w:rPr>
                <w:noProof/>
                <w:webHidden/>
              </w:rPr>
              <w:instrText xml:space="preserve"> PAGEREF _Toc91505042 \h </w:instrText>
            </w:r>
            <w:r w:rsidR="00FE2C59">
              <w:rPr>
                <w:noProof/>
                <w:webHidden/>
              </w:rPr>
            </w:r>
            <w:r w:rsidR="00FE2C59">
              <w:rPr>
                <w:noProof/>
                <w:webHidden/>
              </w:rPr>
              <w:fldChar w:fldCharType="separate"/>
            </w:r>
            <w:r w:rsidR="00FE2C59">
              <w:rPr>
                <w:noProof/>
                <w:webHidden/>
              </w:rPr>
              <w:t>72</w:t>
            </w:r>
            <w:r w:rsidR="00FE2C59">
              <w:rPr>
                <w:noProof/>
                <w:webHidden/>
              </w:rPr>
              <w:fldChar w:fldCharType="end"/>
            </w:r>
          </w:hyperlink>
        </w:p>
        <w:p w14:paraId="6675EBA5" w14:textId="77777777" w:rsidR="00FE2C59" w:rsidRDefault="000500BB">
          <w:pPr>
            <w:pStyle w:val="TOC2"/>
            <w:tabs>
              <w:tab w:val="right" w:leader="dot" w:pos="9350"/>
            </w:tabs>
            <w:rPr>
              <w:noProof/>
            </w:rPr>
          </w:pPr>
          <w:hyperlink w:anchor="_Toc91505043" w:history="1">
            <w:r w:rsidR="00FE2C59" w:rsidRPr="00AC1D52">
              <w:rPr>
                <w:rStyle w:val="FootnoteReference"/>
                <w:noProof/>
              </w:rPr>
              <w:t>Test the Application #3</w:t>
            </w:r>
            <w:r w:rsidR="00FE2C59">
              <w:rPr>
                <w:noProof/>
                <w:webHidden/>
              </w:rPr>
              <w:tab/>
            </w:r>
            <w:r w:rsidR="00FE2C59">
              <w:rPr>
                <w:noProof/>
                <w:webHidden/>
              </w:rPr>
              <w:fldChar w:fldCharType="begin"/>
            </w:r>
            <w:r w:rsidR="00FE2C59">
              <w:rPr>
                <w:noProof/>
                <w:webHidden/>
              </w:rPr>
              <w:instrText xml:space="preserve"> PAGEREF _Toc91505043 \h </w:instrText>
            </w:r>
            <w:r w:rsidR="00FE2C59">
              <w:rPr>
                <w:noProof/>
                <w:webHidden/>
              </w:rPr>
            </w:r>
            <w:r w:rsidR="00FE2C59">
              <w:rPr>
                <w:noProof/>
                <w:webHidden/>
              </w:rPr>
              <w:fldChar w:fldCharType="separate"/>
            </w:r>
            <w:r w:rsidR="00FE2C59">
              <w:rPr>
                <w:noProof/>
                <w:webHidden/>
              </w:rPr>
              <w:t>72</w:t>
            </w:r>
            <w:r w:rsidR="00FE2C59">
              <w:rPr>
                <w:noProof/>
                <w:webHidden/>
              </w:rPr>
              <w:fldChar w:fldCharType="end"/>
            </w:r>
          </w:hyperlink>
        </w:p>
        <w:p w14:paraId="54DDFA33" w14:textId="77777777" w:rsidR="00FE2C59" w:rsidRDefault="000500BB">
          <w:pPr>
            <w:pStyle w:val="TOC1"/>
            <w:tabs>
              <w:tab w:val="right" w:leader="dot" w:pos="9350"/>
            </w:tabs>
            <w:rPr>
              <w:noProof/>
            </w:rPr>
          </w:pPr>
          <w:hyperlink w:anchor="_Toc91505044" w:history="1">
            <w:r w:rsidR="00FE2C59" w:rsidRPr="00AC1D52">
              <w:rPr>
                <w:rStyle w:val="FootnoteReference"/>
                <w:noProof/>
              </w:rPr>
              <w:t>Cloud Deployment to Azure App Service</w:t>
            </w:r>
            <w:r w:rsidR="00FE2C59">
              <w:rPr>
                <w:noProof/>
                <w:webHidden/>
              </w:rPr>
              <w:tab/>
            </w:r>
            <w:r w:rsidR="00FE2C59">
              <w:rPr>
                <w:noProof/>
                <w:webHidden/>
              </w:rPr>
              <w:fldChar w:fldCharType="begin"/>
            </w:r>
            <w:r w:rsidR="00FE2C59">
              <w:rPr>
                <w:noProof/>
                <w:webHidden/>
              </w:rPr>
              <w:instrText xml:space="preserve"> PAGEREF _Toc91505044 \h </w:instrText>
            </w:r>
            <w:r w:rsidR="00FE2C59">
              <w:rPr>
                <w:noProof/>
                <w:webHidden/>
              </w:rPr>
            </w:r>
            <w:r w:rsidR="00FE2C59">
              <w:rPr>
                <w:noProof/>
                <w:webHidden/>
              </w:rPr>
              <w:fldChar w:fldCharType="separate"/>
            </w:r>
            <w:r w:rsidR="00FE2C59">
              <w:rPr>
                <w:noProof/>
                <w:webHidden/>
              </w:rPr>
              <w:t>72</w:t>
            </w:r>
            <w:r w:rsidR="00FE2C59">
              <w:rPr>
                <w:noProof/>
                <w:webHidden/>
              </w:rPr>
              <w:fldChar w:fldCharType="end"/>
            </w:r>
          </w:hyperlink>
        </w:p>
        <w:p w14:paraId="62D44786" w14:textId="77777777" w:rsidR="00FE2C59" w:rsidRDefault="000500BB">
          <w:pPr>
            <w:pStyle w:val="TOC2"/>
            <w:tabs>
              <w:tab w:val="right" w:leader="dot" w:pos="9350"/>
            </w:tabs>
            <w:rPr>
              <w:noProof/>
            </w:rPr>
          </w:pPr>
          <w:hyperlink w:anchor="_Toc91505045" w:history="1">
            <w:r w:rsidR="00FE2C59" w:rsidRPr="00AC1D52">
              <w:rPr>
                <w:rStyle w:val="FootnoteReference"/>
                <w:noProof/>
              </w:rPr>
              <w:t>Basic Deployment</w:t>
            </w:r>
            <w:r w:rsidR="00FE2C59">
              <w:rPr>
                <w:noProof/>
                <w:webHidden/>
              </w:rPr>
              <w:tab/>
            </w:r>
            <w:r w:rsidR="00FE2C59">
              <w:rPr>
                <w:noProof/>
                <w:webHidden/>
              </w:rPr>
              <w:fldChar w:fldCharType="begin"/>
            </w:r>
            <w:r w:rsidR="00FE2C59">
              <w:rPr>
                <w:noProof/>
                <w:webHidden/>
              </w:rPr>
              <w:instrText xml:space="preserve"> PAGEREF _Toc91505045 \h </w:instrText>
            </w:r>
            <w:r w:rsidR="00FE2C59">
              <w:rPr>
                <w:noProof/>
                <w:webHidden/>
              </w:rPr>
            </w:r>
            <w:r w:rsidR="00FE2C59">
              <w:rPr>
                <w:noProof/>
                <w:webHidden/>
              </w:rPr>
              <w:fldChar w:fldCharType="separate"/>
            </w:r>
            <w:r w:rsidR="00FE2C59">
              <w:rPr>
                <w:noProof/>
                <w:webHidden/>
              </w:rPr>
              <w:t>72</w:t>
            </w:r>
            <w:r w:rsidR="00FE2C59">
              <w:rPr>
                <w:noProof/>
                <w:webHidden/>
              </w:rPr>
              <w:fldChar w:fldCharType="end"/>
            </w:r>
          </w:hyperlink>
        </w:p>
        <w:p w14:paraId="04C8C716" w14:textId="77777777" w:rsidR="00FE2C59" w:rsidRDefault="000500BB">
          <w:pPr>
            <w:pStyle w:val="TOC2"/>
            <w:tabs>
              <w:tab w:val="right" w:leader="dot" w:pos="9350"/>
            </w:tabs>
            <w:rPr>
              <w:noProof/>
            </w:rPr>
          </w:pPr>
          <w:hyperlink w:anchor="_Toc91505046" w:history="1">
            <w:r w:rsidR="00FE2C59" w:rsidRPr="00AC1D52">
              <w:rPr>
                <w:rStyle w:val="FootnoteReference"/>
                <w:noProof/>
              </w:rPr>
              <w:t>Update the connection string</w:t>
            </w:r>
            <w:r w:rsidR="00FE2C59">
              <w:rPr>
                <w:noProof/>
                <w:webHidden/>
              </w:rPr>
              <w:tab/>
            </w:r>
            <w:r w:rsidR="00FE2C59">
              <w:rPr>
                <w:noProof/>
                <w:webHidden/>
              </w:rPr>
              <w:fldChar w:fldCharType="begin"/>
            </w:r>
            <w:r w:rsidR="00FE2C59">
              <w:rPr>
                <w:noProof/>
                <w:webHidden/>
              </w:rPr>
              <w:instrText xml:space="preserve"> PAGEREF _Toc91505046 \h </w:instrText>
            </w:r>
            <w:r w:rsidR="00FE2C59">
              <w:rPr>
                <w:noProof/>
                <w:webHidden/>
              </w:rPr>
            </w:r>
            <w:r w:rsidR="00FE2C59">
              <w:rPr>
                <w:noProof/>
                <w:webHidden/>
              </w:rPr>
              <w:fldChar w:fldCharType="separate"/>
            </w:r>
            <w:r w:rsidR="00FE2C59">
              <w:rPr>
                <w:noProof/>
                <w:webHidden/>
              </w:rPr>
              <w:t>74</w:t>
            </w:r>
            <w:r w:rsidR="00FE2C59">
              <w:rPr>
                <w:noProof/>
                <w:webHidden/>
              </w:rPr>
              <w:fldChar w:fldCharType="end"/>
            </w:r>
          </w:hyperlink>
        </w:p>
        <w:p w14:paraId="258A3D95" w14:textId="77777777" w:rsidR="00FE2C59" w:rsidRDefault="000500BB">
          <w:pPr>
            <w:pStyle w:val="TOC2"/>
            <w:tabs>
              <w:tab w:val="right" w:leader="dot" w:pos="9350"/>
            </w:tabs>
            <w:rPr>
              <w:noProof/>
            </w:rPr>
          </w:pPr>
          <w:hyperlink w:anchor="_Toc91505047" w:history="1">
            <w:r w:rsidR="00FE2C59" w:rsidRPr="00AC1D52">
              <w:rPr>
                <w:rStyle w:val="FootnoteReference"/>
                <w:noProof/>
              </w:rPr>
              <w:t>Test new settings #1</w:t>
            </w:r>
            <w:r w:rsidR="00FE2C59">
              <w:rPr>
                <w:noProof/>
                <w:webHidden/>
              </w:rPr>
              <w:tab/>
            </w:r>
            <w:r w:rsidR="00FE2C59">
              <w:rPr>
                <w:noProof/>
                <w:webHidden/>
              </w:rPr>
              <w:fldChar w:fldCharType="begin"/>
            </w:r>
            <w:r w:rsidR="00FE2C59">
              <w:rPr>
                <w:noProof/>
                <w:webHidden/>
              </w:rPr>
              <w:instrText xml:space="preserve"> PAGEREF _Toc91505047 \h </w:instrText>
            </w:r>
            <w:r w:rsidR="00FE2C59">
              <w:rPr>
                <w:noProof/>
                <w:webHidden/>
              </w:rPr>
            </w:r>
            <w:r w:rsidR="00FE2C59">
              <w:rPr>
                <w:noProof/>
                <w:webHidden/>
              </w:rPr>
              <w:fldChar w:fldCharType="separate"/>
            </w:r>
            <w:r w:rsidR="00FE2C59">
              <w:rPr>
                <w:noProof/>
                <w:webHidden/>
              </w:rPr>
              <w:t>74</w:t>
            </w:r>
            <w:r w:rsidR="00FE2C59">
              <w:rPr>
                <w:noProof/>
                <w:webHidden/>
              </w:rPr>
              <w:fldChar w:fldCharType="end"/>
            </w:r>
          </w:hyperlink>
        </w:p>
        <w:p w14:paraId="43694582" w14:textId="77777777" w:rsidR="00FE2C59" w:rsidRDefault="000500BB">
          <w:pPr>
            <w:pStyle w:val="TOC2"/>
            <w:tabs>
              <w:tab w:val="right" w:leader="dot" w:pos="9350"/>
            </w:tabs>
            <w:rPr>
              <w:noProof/>
            </w:rPr>
          </w:pPr>
          <w:hyperlink w:anchor="_Toc91505048" w:history="1">
            <w:r w:rsidR="00FE2C59" w:rsidRPr="00AC1D52">
              <w:rPr>
                <w:rStyle w:val="FootnoteReference"/>
                <w:noProof/>
              </w:rPr>
              <w:t>Fix SSL error</w:t>
            </w:r>
            <w:r w:rsidR="00FE2C59">
              <w:rPr>
                <w:noProof/>
                <w:webHidden/>
              </w:rPr>
              <w:tab/>
            </w:r>
            <w:r w:rsidR="00FE2C59">
              <w:rPr>
                <w:noProof/>
                <w:webHidden/>
              </w:rPr>
              <w:fldChar w:fldCharType="begin"/>
            </w:r>
            <w:r w:rsidR="00FE2C59">
              <w:rPr>
                <w:noProof/>
                <w:webHidden/>
              </w:rPr>
              <w:instrText xml:space="preserve"> PAGEREF _Toc91505048 \h </w:instrText>
            </w:r>
            <w:r w:rsidR="00FE2C59">
              <w:rPr>
                <w:noProof/>
                <w:webHidden/>
              </w:rPr>
            </w:r>
            <w:r w:rsidR="00FE2C59">
              <w:rPr>
                <w:noProof/>
                <w:webHidden/>
              </w:rPr>
              <w:fldChar w:fldCharType="separate"/>
            </w:r>
            <w:r w:rsidR="00FE2C59">
              <w:rPr>
                <w:noProof/>
                <w:webHidden/>
              </w:rPr>
              <w:t>74</w:t>
            </w:r>
            <w:r w:rsidR="00FE2C59">
              <w:rPr>
                <w:noProof/>
                <w:webHidden/>
              </w:rPr>
              <w:fldChar w:fldCharType="end"/>
            </w:r>
          </w:hyperlink>
        </w:p>
        <w:p w14:paraId="389C77E6" w14:textId="77777777" w:rsidR="00FE2C59" w:rsidRDefault="000500BB">
          <w:pPr>
            <w:pStyle w:val="TOC2"/>
            <w:tabs>
              <w:tab w:val="right" w:leader="dot" w:pos="9350"/>
            </w:tabs>
            <w:rPr>
              <w:noProof/>
            </w:rPr>
          </w:pPr>
          <w:hyperlink w:anchor="_Toc91505049" w:history="1">
            <w:r w:rsidR="00FE2C59" w:rsidRPr="00AC1D52">
              <w:rPr>
                <w:rStyle w:val="FootnoteReference"/>
                <w:noProof/>
              </w:rPr>
              <w:t>Test new settings #2</w:t>
            </w:r>
            <w:r w:rsidR="00FE2C59">
              <w:rPr>
                <w:noProof/>
                <w:webHidden/>
              </w:rPr>
              <w:tab/>
            </w:r>
            <w:r w:rsidR="00FE2C59">
              <w:rPr>
                <w:noProof/>
                <w:webHidden/>
              </w:rPr>
              <w:fldChar w:fldCharType="begin"/>
            </w:r>
            <w:r w:rsidR="00FE2C59">
              <w:rPr>
                <w:noProof/>
                <w:webHidden/>
              </w:rPr>
              <w:instrText xml:space="preserve"> PAGEREF _Toc91505049 \h </w:instrText>
            </w:r>
            <w:r w:rsidR="00FE2C59">
              <w:rPr>
                <w:noProof/>
                <w:webHidden/>
              </w:rPr>
            </w:r>
            <w:r w:rsidR="00FE2C59">
              <w:rPr>
                <w:noProof/>
                <w:webHidden/>
              </w:rPr>
              <w:fldChar w:fldCharType="separate"/>
            </w:r>
            <w:r w:rsidR="00FE2C59">
              <w:rPr>
                <w:noProof/>
                <w:webHidden/>
              </w:rPr>
              <w:t>75</w:t>
            </w:r>
            <w:r w:rsidR="00FE2C59">
              <w:rPr>
                <w:noProof/>
                <w:webHidden/>
              </w:rPr>
              <w:fldChar w:fldCharType="end"/>
            </w:r>
          </w:hyperlink>
        </w:p>
        <w:p w14:paraId="65B08D11" w14:textId="77777777" w:rsidR="00FE2C59" w:rsidRDefault="000500BB">
          <w:pPr>
            <w:pStyle w:val="TOC2"/>
            <w:tabs>
              <w:tab w:val="right" w:leader="dot" w:pos="9350"/>
            </w:tabs>
            <w:rPr>
              <w:noProof/>
            </w:rPr>
          </w:pPr>
          <w:hyperlink w:anchor="_Toc91505050" w:history="1">
            <w:r w:rsidR="00FE2C59" w:rsidRPr="00AC1D52">
              <w:rPr>
                <w:rStyle w:val="FootnoteReference"/>
                <w:noProof/>
              </w:rPr>
              <w:t>Update to use Environment Variables</w:t>
            </w:r>
            <w:r w:rsidR="00FE2C59">
              <w:rPr>
                <w:noProof/>
                <w:webHidden/>
              </w:rPr>
              <w:tab/>
            </w:r>
            <w:r w:rsidR="00FE2C59">
              <w:rPr>
                <w:noProof/>
                <w:webHidden/>
              </w:rPr>
              <w:fldChar w:fldCharType="begin"/>
            </w:r>
            <w:r w:rsidR="00FE2C59">
              <w:rPr>
                <w:noProof/>
                <w:webHidden/>
              </w:rPr>
              <w:instrText xml:space="preserve"> PAGEREF _Toc91505050 \h </w:instrText>
            </w:r>
            <w:r w:rsidR="00FE2C59">
              <w:rPr>
                <w:noProof/>
                <w:webHidden/>
              </w:rPr>
            </w:r>
            <w:r w:rsidR="00FE2C59">
              <w:rPr>
                <w:noProof/>
                <w:webHidden/>
              </w:rPr>
              <w:fldChar w:fldCharType="separate"/>
            </w:r>
            <w:r w:rsidR="00FE2C59">
              <w:rPr>
                <w:noProof/>
                <w:webHidden/>
              </w:rPr>
              <w:t>75</w:t>
            </w:r>
            <w:r w:rsidR="00FE2C59">
              <w:rPr>
                <w:noProof/>
                <w:webHidden/>
              </w:rPr>
              <w:fldChar w:fldCharType="end"/>
            </w:r>
          </w:hyperlink>
        </w:p>
        <w:p w14:paraId="4120AF33" w14:textId="77777777" w:rsidR="00FE2C59" w:rsidRDefault="000500BB">
          <w:pPr>
            <w:pStyle w:val="TOC2"/>
            <w:tabs>
              <w:tab w:val="right" w:leader="dot" w:pos="9350"/>
            </w:tabs>
            <w:rPr>
              <w:noProof/>
            </w:rPr>
          </w:pPr>
          <w:hyperlink w:anchor="_Toc91505051" w:history="1">
            <w:r w:rsidR="00FE2C59" w:rsidRPr="00AC1D52">
              <w:rPr>
                <w:rStyle w:val="FootnoteReference"/>
                <w:noProof/>
              </w:rPr>
              <w:t>Test new settings #3</w:t>
            </w:r>
            <w:r w:rsidR="00FE2C59">
              <w:rPr>
                <w:noProof/>
                <w:webHidden/>
              </w:rPr>
              <w:tab/>
            </w:r>
            <w:r w:rsidR="00FE2C59">
              <w:rPr>
                <w:noProof/>
                <w:webHidden/>
              </w:rPr>
              <w:fldChar w:fldCharType="begin"/>
            </w:r>
            <w:r w:rsidR="00FE2C59">
              <w:rPr>
                <w:noProof/>
                <w:webHidden/>
              </w:rPr>
              <w:instrText xml:space="preserve"> PAGEREF _Toc91505051 \h </w:instrText>
            </w:r>
            <w:r w:rsidR="00FE2C59">
              <w:rPr>
                <w:noProof/>
                <w:webHidden/>
              </w:rPr>
            </w:r>
            <w:r w:rsidR="00FE2C59">
              <w:rPr>
                <w:noProof/>
                <w:webHidden/>
              </w:rPr>
              <w:fldChar w:fldCharType="separate"/>
            </w:r>
            <w:r w:rsidR="00FE2C59">
              <w:rPr>
                <w:noProof/>
                <w:webHidden/>
              </w:rPr>
              <w:t>75</w:t>
            </w:r>
            <w:r w:rsidR="00FE2C59">
              <w:rPr>
                <w:noProof/>
                <w:webHidden/>
              </w:rPr>
              <w:fldChar w:fldCharType="end"/>
            </w:r>
          </w:hyperlink>
        </w:p>
        <w:p w14:paraId="1DEE1231" w14:textId="77777777" w:rsidR="00FE2C59" w:rsidRDefault="000500BB">
          <w:pPr>
            <w:pStyle w:val="TOC2"/>
            <w:tabs>
              <w:tab w:val="right" w:leader="dot" w:pos="9350"/>
            </w:tabs>
            <w:rPr>
              <w:noProof/>
            </w:rPr>
          </w:pPr>
          <w:hyperlink w:anchor="_Toc91505052" w:history="1">
            <w:r w:rsidR="00FE2C59" w:rsidRPr="00AC1D52">
              <w:rPr>
                <w:rStyle w:val="FootnoteReference"/>
                <w:noProof/>
              </w:rPr>
              <w:t>Create Azure Key Vault values</w:t>
            </w:r>
            <w:r w:rsidR="00FE2C59">
              <w:rPr>
                <w:noProof/>
                <w:webHidden/>
              </w:rPr>
              <w:tab/>
            </w:r>
            <w:r w:rsidR="00FE2C59">
              <w:rPr>
                <w:noProof/>
                <w:webHidden/>
              </w:rPr>
              <w:fldChar w:fldCharType="begin"/>
            </w:r>
            <w:r w:rsidR="00FE2C59">
              <w:rPr>
                <w:noProof/>
                <w:webHidden/>
              </w:rPr>
              <w:instrText xml:space="preserve"> PAGEREF _Toc91505052 \h </w:instrText>
            </w:r>
            <w:r w:rsidR="00FE2C59">
              <w:rPr>
                <w:noProof/>
                <w:webHidden/>
              </w:rPr>
            </w:r>
            <w:r w:rsidR="00FE2C59">
              <w:rPr>
                <w:noProof/>
                <w:webHidden/>
              </w:rPr>
              <w:fldChar w:fldCharType="separate"/>
            </w:r>
            <w:r w:rsidR="00FE2C59">
              <w:rPr>
                <w:noProof/>
                <w:webHidden/>
              </w:rPr>
              <w:t>75</w:t>
            </w:r>
            <w:r w:rsidR="00FE2C59">
              <w:rPr>
                <w:noProof/>
                <w:webHidden/>
              </w:rPr>
              <w:fldChar w:fldCharType="end"/>
            </w:r>
          </w:hyperlink>
        </w:p>
        <w:p w14:paraId="513CB366" w14:textId="77777777" w:rsidR="00FE2C59" w:rsidRDefault="000500BB">
          <w:pPr>
            <w:pStyle w:val="TOC2"/>
            <w:tabs>
              <w:tab w:val="right" w:leader="dot" w:pos="9350"/>
            </w:tabs>
            <w:rPr>
              <w:noProof/>
            </w:rPr>
          </w:pPr>
          <w:hyperlink w:anchor="_Toc91505053" w:history="1">
            <w:r w:rsidR="00FE2C59" w:rsidRPr="00AC1D52">
              <w:rPr>
                <w:rStyle w:val="FootnoteReference"/>
                <w:noProof/>
              </w:rPr>
              <w:t>Create Managed Service Identity</w:t>
            </w:r>
            <w:r w:rsidR="00FE2C59">
              <w:rPr>
                <w:noProof/>
                <w:webHidden/>
              </w:rPr>
              <w:tab/>
            </w:r>
            <w:r w:rsidR="00FE2C59">
              <w:rPr>
                <w:noProof/>
                <w:webHidden/>
              </w:rPr>
              <w:fldChar w:fldCharType="begin"/>
            </w:r>
            <w:r w:rsidR="00FE2C59">
              <w:rPr>
                <w:noProof/>
                <w:webHidden/>
              </w:rPr>
              <w:instrText xml:space="preserve"> PAGEREF _Toc91505053 \h </w:instrText>
            </w:r>
            <w:r w:rsidR="00FE2C59">
              <w:rPr>
                <w:noProof/>
                <w:webHidden/>
              </w:rPr>
            </w:r>
            <w:r w:rsidR="00FE2C59">
              <w:rPr>
                <w:noProof/>
                <w:webHidden/>
              </w:rPr>
              <w:fldChar w:fldCharType="separate"/>
            </w:r>
            <w:r w:rsidR="00FE2C59">
              <w:rPr>
                <w:noProof/>
                <w:webHidden/>
              </w:rPr>
              <w:t>76</w:t>
            </w:r>
            <w:r w:rsidR="00FE2C59">
              <w:rPr>
                <w:noProof/>
                <w:webHidden/>
              </w:rPr>
              <w:fldChar w:fldCharType="end"/>
            </w:r>
          </w:hyperlink>
        </w:p>
        <w:p w14:paraId="20BB227A" w14:textId="77777777" w:rsidR="00FE2C59" w:rsidRDefault="000500BB">
          <w:pPr>
            <w:pStyle w:val="TOC2"/>
            <w:tabs>
              <w:tab w:val="right" w:leader="dot" w:pos="9350"/>
            </w:tabs>
            <w:rPr>
              <w:noProof/>
            </w:rPr>
          </w:pPr>
          <w:hyperlink w:anchor="_Toc91505054" w:history="1">
            <w:r w:rsidR="00FE2C59" w:rsidRPr="00AC1D52">
              <w:rPr>
                <w:rStyle w:val="FootnoteReference"/>
                <w:noProof/>
              </w:rPr>
              <w:t>Configure Environment Variables</w:t>
            </w:r>
            <w:r w:rsidR="00FE2C59">
              <w:rPr>
                <w:noProof/>
                <w:webHidden/>
              </w:rPr>
              <w:tab/>
            </w:r>
            <w:r w:rsidR="00FE2C59">
              <w:rPr>
                <w:noProof/>
                <w:webHidden/>
              </w:rPr>
              <w:fldChar w:fldCharType="begin"/>
            </w:r>
            <w:r w:rsidR="00FE2C59">
              <w:rPr>
                <w:noProof/>
                <w:webHidden/>
              </w:rPr>
              <w:instrText xml:space="preserve"> PAGEREF _Toc91505054 \h </w:instrText>
            </w:r>
            <w:r w:rsidR="00FE2C59">
              <w:rPr>
                <w:noProof/>
                <w:webHidden/>
              </w:rPr>
            </w:r>
            <w:r w:rsidR="00FE2C59">
              <w:rPr>
                <w:noProof/>
                <w:webHidden/>
              </w:rPr>
              <w:fldChar w:fldCharType="separate"/>
            </w:r>
            <w:r w:rsidR="00FE2C59">
              <w:rPr>
                <w:noProof/>
                <w:webHidden/>
              </w:rPr>
              <w:t>76</w:t>
            </w:r>
            <w:r w:rsidR="00FE2C59">
              <w:rPr>
                <w:noProof/>
                <w:webHidden/>
              </w:rPr>
              <w:fldChar w:fldCharType="end"/>
            </w:r>
          </w:hyperlink>
        </w:p>
        <w:p w14:paraId="462674AB" w14:textId="77777777" w:rsidR="00FE2C59" w:rsidRDefault="000500BB">
          <w:pPr>
            <w:pStyle w:val="TOC2"/>
            <w:tabs>
              <w:tab w:val="right" w:leader="dot" w:pos="9350"/>
            </w:tabs>
            <w:rPr>
              <w:noProof/>
            </w:rPr>
          </w:pPr>
          <w:hyperlink w:anchor="_Toc91505055" w:history="1">
            <w:r w:rsidR="00FE2C59" w:rsidRPr="00AC1D52">
              <w:rPr>
                <w:rStyle w:val="FootnoteReference"/>
                <w:noProof/>
              </w:rPr>
              <w:t>Test new settings #4</w:t>
            </w:r>
            <w:r w:rsidR="00FE2C59">
              <w:rPr>
                <w:noProof/>
                <w:webHidden/>
              </w:rPr>
              <w:tab/>
            </w:r>
            <w:r w:rsidR="00FE2C59">
              <w:rPr>
                <w:noProof/>
                <w:webHidden/>
              </w:rPr>
              <w:fldChar w:fldCharType="begin"/>
            </w:r>
            <w:r w:rsidR="00FE2C59">
              <w:rPr>
                <w:noProof/>
                <w:webHidden/>
              </w:rPr>
              <w:instrText xml:space="preserve"> PAGEREF _Toc91505055 \h </w:instrText>
            </w:r>
            <w:r w:rsidR="00FE2C59">
              <w:rPr>
                <w:noProof/>
                <w:webHidden/>
              </w:rPr>
            </w:r>
            <w:r w:rsidR="00FE2C59">
              <w:rPr>
                <w:noProof/>
                <w:webHidden/>
              </w:rPr>
              <w:fldChar w:fldCharType="separate"/>
            </w:r>
            <w:r w:rsidR="00FE2C59">
              <w:rPr>
                <w:noProof/>
                <w:webHidden/>
              </w:rPr>
              <w:t>77</w:t>
            </w:r>
            <w:r w:rsidR="00FE2C59">
              <w:rPr>
                <w:noProof/>
                <w:webHidden/>
              </w:rPr>
              <w:fldChar w:fldCharType="end"/>
            </w:r>
          </w:hyperlink>
        </w:p>
        <w:p w14:paraId="4C568F80" w14:textId="77777777" w:rsidR="00FE2C59" w:rsidRDefault="000500BB">
          <w:pPr>
            <w:pStyle w:val="TOC1"/>
            <w:tabs>
              <w:tab w:val="right" w:leader="dot" w:pos="9350"/>
            </w:tabs>
            <w:rPr>
              <w:noProof/>
            </w:rPr>
          </w:pPr>
          <w:hyperlink w:anchor="_Toc91505056" w:history="1">
            <w:r w:rsidR="00FE2C59" w:rsidRPr="00AC1D52">
              <w:rPr>
                <w:rStyle w:val="FootnoteReference"/>
                <w:noProof/>
              </w:rPr>
              <w:t>Cloud Deployment to Azure App Service with MySQL InApp</w:t>
            </w:r>
            <w:r w:rsidR="00FE2C59">
              <w:rPr>
                <w:noProof/>
                <w:webHidden/>
              </w:rPr>
              <w:tab/>
            </w:r>
            <w:r w:rsidR="00FE2C59">
              <w:rPr>
                <w:noProof/>
                <w:webHidden/>
              </w:rPr>
              <w:fldChar w:fldCharType="begin"/>
            </w:r>
            <w:r w:rsidR="00FE2C59">
              <w:rPr>
                <w:noProof/>
                <w:webHidden/>
              </w:rPr>
              <w:instrText xml:space="preserve"> PAGEREF _Toc91505056 \h </w:instrText>
            </w:r>
            <w:r w:rsidR="00FE2C59">
              <w:rPr>
                <w:noProof/>
                <w:webHidden/>
              </w:rPr>
            </w:r>
            <w:r w:rsidR="00FE2C59">
              <w:rPr>
                <w:noProof/>
                <w:webHidden/>
              </w:rPr>
              <w:fldChar w:fldCharType="separate"/>
            </w:r>
            <w:r w:rsidR="00FE2C59">
              <w:rPr>
                <w:noProof/>
                <w:webHidden/>
              </w:rPr>
              <w:t>77</w:t>
            </w:r>
            <w:r w:rsidR="00FE2C59">
              <w:rPr>
                <w:noProof/>
                <w:webHidden/>
              </w:rPr>
              <w:fldChar w:fldCharType="end"/>
            </w:r>
          </w:hyperlink>
        </w:p>
        <w:p w14:paraId="2FCBF100" w14:textId="77777777" w:rsidR="00FE2C59" w:rsidRDefault="000500BB">
          <w:pPr>
            <w:pStyle w:val="TOC2"/>
            <w:tabs>
              <w:tab w:val="right" w:leader="dot" w:pos="9350"/>
            </w:tabs>
            <w:rPr>
              <w:noProof/>
            </w:rPr>
          </w:pPr>
          <w:hyperlink w:anchor="_Toc91505057" w:history="1">
            <w:r w:rsidR="00FE2C59" w:rsidRPr="00AC1D52">
              <w:rPr>
                <w:rStyle w:val="FootnoteReference"/>
                <w:noProof/>
              </w:rPr>
              <w:t>Basic Deployment</w:t>
            </w:r>
            <w:r w:rsidR="00FE2C59">
              <w:rPr>
                <w:noProof/>
                <w:webHidden/>
              </w:rPr>
              <w:tab/>
            </w:r>
            <w:r w:rsidR="00FE2C59">
              <w:rPr>
                <w:noProof/>
                <w:webHidden/>
              </w:rPr>
              <w:fldChar w:fldCharType="begin"/>
            </w:r>
            <w:r w:rsidR="00FE2C59">
              <w:rPr>
                <w:noProof/>
                <w:webHidden/>
              </w:rPr>
              <w:instrText xml:space="preserve"> PAGEREF _Toc91505057 \h </w:instrText>
            </w:r>
            <w:r w:rsidR="00FE2C59">
              <w:rPr>
                <w:noProof/>
                <w:webHidden/>
              </w:rPr>
            </w:r>
            <w:r w:rsidR="00FE2C59">
              <w:rPr>
                <w:noProof/>
                <w:webHidden/>
              </w:rPr>
              <w:fldChar w:fldCharType="separate"/>
            </w:r>
            <w:r w:rsidR="00FE2C59">
              <w:rPr>
                <w:noProof/>
                <w:webHidden/>
              </w:rPr>
              <w:t>77</w:t>
            </w:r>
            <w:r w:rsidR="00FE2C59">
              <w:rPr>
                <w:noProof/>
                <w:webHidden/>
              </w:rPr>
              <w:fldChar w:fldCharType="end"/>
            </w:r>
          </w:hyperlink>
        </w:p>
        <w:p w14:paraId="3DE95C20" w14:textId="77777777" w:rsidR="00FE2C59" w:rsidRDefault="000500BB">
          <w:pPr>
            <w:pStyle w:val="TOC2"/>
            <w:tabs>
              <w:tab w:val="right" w:leader="dot" w:pos="9350"/>
            </w:tabs>
            <w:rPr>
              <w:noProof/>
            </w:rPr>
          </w:pPr>
          <w:hyperlink w:anchor="_Toc91505058" w:history="1">
            <w:r w:rsidR="00FE2C59" w:rsidRPr="00AC1D52">
              <w:rPr>
                <w:rStyle w:val="FootnoteReference"/>
                <w:noProof/>
              </w:rPr>
              <w:t>Import the database</w:t>
            </w:r>
            <w:r w:rsidR="00FE2C59">
              <w:rPr>
                <w:noProof/>
                <w:webHidden/>
              </w:rPr>
              <w:tab/>
            </w:r>
            <w:r w:rsidR="00FE2C59">
              <w:rPr>
                <w:noProof/>
                <w:webHidden/>
              </w:rPr>
              <w:fldChar w:fldCharType="begin"/>
            </w:r>
            <w:r w:rsidR="00FE2C59">
              <w:rPr>
                <w:noProof/>
                <w:webHidden/>
              </w:rPr>
              <w:instrText xml:space="preserve"> PAGEREF _Toc91505058 \h </w:instrText>
            </w:r>
            <w:r w:rsidR="00FE2C59">
              <w:rPr>
                <w:noProof/>
                <w:webHidden/>
              </w:rPr>
            </w:r>
            <w:r w:rsidR="00FE2C59">
              <w:rPr>
                <w:noProof/>
                <w:webHidden/>
              </w:rPr>
              <w:fldChar w:fldCharType="separate"/>
            </w:r>
            <w:r w:rsidR="00FE2C59">
              <w:rPr>
                <w:noProof/>
                <w:webHidden/>
              </w:rPr>
              <w:t>78</w:t>
            </w:r>
            <w:r w:rsidR="00FE2C59">
              <w:rPr>
                <w:noProof/>
                <w:webHidden/>
              </w:rPr>
              <w:fldChar w:fldCharType="end"/>
            </w:r>
          </w:hyperlink>
        </w:p>
        <w:p w14:paraId="3C800A45" w14:textId="77777777" w:rsidR="00FE2C59" w:rsidRDefault="000500BB">
          <w:pPr>
            <w:pStyle w:val="TOC2"/>
            <w:tabs>
              <w:tab w:val="right" w:leader="dot" w:pos="9350"/>
            </w:tabs>
            <w:rPr>
              <w:noProof/>
            </w:rPr>
          </w:pPr>
          <w:hyperlink w:anchor="_Toc91505059" w:history="1">
            <w:r w:rsidR="00FE2C59" w:rsidRPr="00AC1D52">
              <w:rPr>
                <w:rStyle w:val="FootnoteReference"/>
                <w:noProof/>
              </w:rPr>
              <w:t>Update the environment variables</w:t>
            </w:r>
            <w:r w:rsidR="00FE2C59">
              <w:rPr>
                <w:noProof/>
                <w:webHidden/>
              </w:rPr>
              <w:tab/>
            </w:r>
            <w:r w:rsidR="00FE2C59">
              <w:rPr>
                <w:noProof/>
                <w:webHidden/>
              </w:rPr>
              <w:fldChar w:fldCharType="begin"/>
            </w:r>
            <w:r w:rsidR="00FE2C59">
              <w:rPr>
                <w:noProof/>
                <w:webHidden/>
              </w:rPr>
              <w:instrText xml:space="preserve"> PAGEREF _Toc91505059 \h </w:instrText>
            </w:r>
            <w:r w:rsidR="00FE2C59">
              <w:rPr>
                <w:noProof/>
                <w:webHidden/>
              </w:rPr>
            </w:r>
            <w:r w:rsidR="00FE2C59">
              <w:rPr>
                <w:noProof/>
                <w:webHidden/>
              </w:rPr>
              <w:fldChar w:fldCharType="separate"/>
            </w:r>
            <w:r w:rsidR="00FE2C59">
              <w:rPr>
                <w:noProof/>
                <w:webHidden/>
              </w:rPr>
              <w:t>78</w:t>
            </w:r>
            <w:r w:rsidR="00FE2C59">
              <w:rPr>
                <w:noProof/>
                <w:webHidden/>
              </w:rPr>
              <w:fldChar w:fldCharType="end"/>
            </w:r>
          </w:hyperlink>
        </w:p>
        <w:p w14:paraId="1716E052" w14:textId="77777777" w:rsidR="00FE2C59" w:rsidRDefault="000500BB">
          <w:pPr>
            <w:pStyle w:val="TOC2"/>
            <w:tabs>
              <w:tab w:val="right" w:leader="dot" w:pos="9350"/>
            </w:tabs>
            <w:rPr>
              <w:noProof/>
            </w:rPr>
          </w:pPr>
          <w:hyperlink w:anchor="_Toc91505060" w:history="1">
            <w:r w:rsidR="00FE2C59" w:rsidRPr="00AC1D52">
              <w:rPr>
                <w:rStyle w:val="FootnoteReference"/>
                <w:noProof/>
              </w:rPr>
              <w:t>Test the Application</w:t>
            </w:r>
            <w:r w:rsidR="00FE2C59">
              <w:rPr>
                <w:noProof/>
                <w:webHidden/>
              </w:rPr>
              <w:tab/>
            </w:r>
            <w:r w:rsidR="00FE2C59">
              <w:rPr>
                <w:noProof/>
                <w:webHidden/>
              </w:rPr>
              <w:fldChar w:fldCharType="begin"/>
            </w:r>
            <w:r w:rsidR="00FE2C59">
              <w:rPr>
                <w:noProof/>
                <w:webHidden/>
              </w:rPr>
              <w:instrText xml:space="preserve"> PAGEREF _Toc91505060 \h </w:instrText>
            </w:r>
            <w:r w:rsidR="00FE2C59">
              <w:rPr>
                <w:noProof/>
                <w:webHidden/>
              </w:rPr>
            </w:r>
            <w:r w:rsidR="00FE2C59">
              <w:rPr>
                <w:noProof/>
                <w:webHidden/>
              </w:rPr>
              <w:fldChar w:fldCharType="separate"/>
            </w:r>
            <w:r w:rsidR="00FE2C59">
              <w:rPr>
                <w:noProof/>
                <w:webHidden/>
              </w:rPr>
              <w:t>79</w:t>
            </w:r>
            <w:r w:rsidR="00FE2C59">
              <w:rPr>
                <w:noProof/>
                <w:webHidden/>
              </w:rPr>
              <w:fldChar w:fldCharType="end"/>
            </w:r>
          </w:hyperlink>
        </w:p>
        <w:p w14:paraId="63A868CD" w14:textId="77777777" w:rsidR="00FE2C59" w:rsidRDefault="000500BB">
          <w:pPr>
            <w:pStyle w:val="TOC1"/>
            <w:tabs>
              <w:tab w:val="right" w:leader="dot" w:pos="9350"/>
            </w:tabs>
            <w:rPr>
              <w:noProof/>
            </w:rPr>
          </w:pPr>
          <w:hyperlink w:anchor="_Toc91505061" w:history="1">
            <w:r w:rsidR="00FE2C59" w:rsidRPr="00AC1D52">
              <w:rPr>
                <w:rStyle w:val="FootnoteReference"/>
                <w:noProof/>
              </w:rPr>
              <w:t>Deployment via CI/CD</w:t>
            </w:r>
            <w:r w:rsidR="00FE2C59">
              <w:rPr>
                <w:noProof/>
                <w:webHidden/>
              </w:rPr>
              <w:tab/>
            </w:r>
            <w:r w:rsidR="00FE2C59">
              <w:rPr>
                <w:noProof/>
                <w:webHidden/>
              </w:rPr>
              <w:fldChar w:fldCharType="begin"/>
            </w:r>
            <w:r w:rsidR="00FE2C59">
              <w:rPr>
                <w:noProof/>
                <w:webHidden/>
              </w:rPr>
              <w:instrText xml:space="preserve"> PAGEREF _Toc91505061 \h </w:instrText>
            </w:r>
            <w:r w:rsidR="00FE2C59">
              <w:rPr>
                <w:noProof/>
                <w:webHidden/>
              </w:rPr>
            </w:r>
            <w:r w:rsidR="00FE2C59">
              <w:rPr>
                <w:noProof/>
                <w:webHidden/>
              </w:rPr>
              <w:fldChar w:fldCharType="separate"/>
            </w:r>
            <w:r w:rsidR="00FE2C59">
              <w:rPr>
                <w:noProof/>
                <w:webHidden/>
              </w:rPr>
              <w:t>79</w:t>
            </w:r>
            <w:r w:rsidR="00FE2C59">
              <w:rPr>
                <w:noProof/>
                <w:webHidden/>
              </w:rPr>
              <w:fldChar w:fldCharType="end"/>
            </w:r>
          </w:hyperlink>
        </w:p>
        <w:p w14:paraId="4EC97775" w14:textId="77777777" w:rsidR="00FE2C59" w:rsidRDefault="000500BB">
          <w:pPr>
            <w:pStyle w:val="TOC2"/>
            <w:tabs>
              <w:tab w:val="right" w:leader="dot" w:pos="9350"/>
            </w:tabs>
            <w:rPr>
              <w:noProof/>
            </w:rPr>
          </w:pPr>
          <w:hyperlink w:anchor="_Toc91505062" w:history="1">
            <w:r w:rsidR="00FE2C59" w:rsidRPr="00AC1D52">
              <w:rPr>
                <w:rStyle w:val="FootnoteReference"/>
                <w:noProof/>
              </w:rPr>
              <w:t>Azure DevOps Option</w:t>
            </w:r>
            <w:r w:rsidR="00FE2C59">
              <w:rPr>
                <w:noProof/>
                <w:webHidden/>
              </w:rPr>
              <w:tab/>
            </w:r>
            <w:r w:rsidR="00FE2C59">
              <w:rPr>
                <w:noProof/>
                <w:webHidden/>
              </w:rPr>
              <w:fldChar w:fldCharType="begin"/>
            </w:r>
            <w:r w:rsidR="00FE2C59">
              <w:rPr>
                <w:noProof/>
                <w:webHidden/>
              </w:rPr>
              <w:instrText xml:space="preserve"> PAGEREF _Toc91505062 \h </w:instrText>
            </w:r>
            <w:r w:rsidR="00FE2C59">
              <w:rPr>
                <w:noProof/>
                <w:webHidden/>
              </w:rPr>
            </w:r>
            <w:r w:rsidR="00FE2C59">
              <w:rPr>
                <w:noProof/>
                <w:webHidden/>
              </w:rPr>
              <w:fldChar w:fldCharType="separate"/>
            </w:r>
            <w:r w:rsidR="00FE2C59">
              <w:rPr>
                <w:noProof/>
                <w:webHidden/>
              </w:rPr>
              <w:t>79</w:t>
            </w:r>
            <w:r w:rsidR="00FE2C59">
              <w:rPr>
                <w:noProof/>
                <w:webHidden/>
              </w:rPr>
              <w:fldChar w:fldCharType="end"/>
            </w:r>
          </w:hyperlink>
        </w:p>
        <w:p w14:paraId="21F8AE6E" w14:textId="77777777" w:rsidR="00FE2C59" w:rsidRDefault="000500BB">
          <w:pPr>
            <w:pStyle w:val="TOC2"/>
            <w:tabs>
              <w:tab w:val="right" w:leader="dot" w:pos="9350"/>
            </w:tabs>
            <w:rPr>
              <w:noProof/>
            </w:rPr>
          </w:pPr>
          <w:hyperlink w:anchor="_Toc91505063" w:history="1">
            <w:r w:rsidR="00FE2C59" w:rsidRPr="00AC1D52">
              <w:rPr>
                <w:rStyle w:val="FootnoteReference"/>
                <w:noProof/>
              </w:rPr>
              <w:t>GitHub Option</w:t>
            </w:r>
            <w:r w:rsidR="00FE2C59">
              <w:rPr>
                <w:noProof/>
                <w:webHidden/>
              </w:rPr>
              <w:tab/>
            </w:r>
            <w:r w:rsidR="00FE2C59">
              <w:rPr>
                <w:noProof/>
                <w:webHidden/>
              </w:rPr>
              <w:fldChar w:fldCharType="begin"/>
            </w:r>
            <w:r w:rsidR="00FE2C59">
              <w:rPr>
                <w:noProof/>
                <w:webHidden/>
              </w:rPr>
              <w:instrText xml:space="preserve"> PAGEREF _Toc91505063 \h </w:instrText>
            </w:r>
            <w:r w:rsidR="00FE2C59">
              <w:rPr>
                <w:noProof/>
                <w:webHidden/>
              </w:rPr>
            </w:r>
            <w:r w:rsidR="00FE2C59">
              <w:rPr>
                <w:noProof/>
                <w:webHidden/>
              </w:rPr>
              <w:fldChar w:fldCharType="separate"/>
            </w:r>
            <w:r w:rsidR="00FE2C59">
              <w:rPr>
                <w:noProof/>
                <w:webHidden/>
              </w:rPr>
              <w:t>81</w:t>
            </w:r>
            <w:r w:rsidR="00FE2C59">
              <w:rPr>
                <w:noProof/>
                <w:webHidden/>
              </w:rPr>
              <w:fldChar w:fldCharType="end"/>
            </w:r>
          </w:hyperlink>
        </w:p>
        <w:p w14:paraId="5C486D27" w14:textId="77777777" w:rsidR="00FE2C59" w:rsidRDefault="000500BB">
          <w:pPr>
            <w:pStyle w:val="TOC1"/>
            <w:tabs>
              <w:tab w:val="right" w:leader="dot" w:pos="9350"/>
            </w:tabs>
            <w:rPr>
              <w:noProof/>
            </w:rPr>
          </w:pPr>
          <w:hyperlink w:anchor="_Toc91505064" w:history="1">
            <w:r w:rsidR="00FE2C59" w:rsidRPr="00AC1D52">
              <w:rPr>
                <w:rStyle w:val="FootnoteReference"/>
                <w:noProof/>
              </w:rPr>
              <w:t>Migrate to Docker Containers</w:t>
            </w:r>
            <w:r w:rsidR="00FE2C59">
              <w:rPr>
                <w:noProof/>
                <w:webHidden/>
              </w:rPr>
              <w:tab/>
            </w:r>
            <w:r w:rsidR="00FE2C59">
              <w:rPr>
                <w:noProof/>
                <w:webHidden/>
              </w:rPr>
              <w:fldChar w:fldCharType="begin"/>
            </w:r>
            <w:r w:rsidR="00FE2C59">
              <w:rPr>
                <w:noProof/>
                <w:webHidden/>
              </w:rPr>
              <w:instrText xml:space="preserve"> PAGEREF _Toc91505064 \h </w:instrText>
            </w:r>
            <w:r w:rsidR="00FE2C59">
              <w:rPr>
                <w:noProof/>
                <w:webHidden/>
              </w:rPr>
            </w:r>
            <w:r w:rsidR="00FE2C59">
              <w:rPr>
                <w:noProof/>
                <w:webHidden/>
              </w:rPr>
              <w:fldChar w:fldCharType="separate"/>
            </w:r>
            <w:r w:rsidR="00FE2C59">
              <w:rPr>
                <w:noProof/>
                <w:webHidden/>
              </w:rPr>
              <w:t>82</w:t>
            </w:r>
            <w:r w:rsidR="00FE2C59">
              <w:rPr>
                <w:noProof/>
                <w:webHidden/>
              </w:rPr>
              <w:fldChar w:fldCharType="end"/>
            </w:r>
          </w:hyperlink>
        </w:p>
        <w:p w14:paraId="61905E09" w14:textId="77777777" w:rsidR="00FE2C59" w:rsidRDefault="000500BB">
          <w:pPr>
            <w:pStyle w:val="TOC2"/>
            <w:tabs>
              <w:tab w:val="right" w:leader="dot" w:pos="9350"/>
            </w:tabs>
            <w:rPr>
              <w:noProof/>
            </w:rPr>
          </w:pPr>
          <w:hyperlink w:anchor="_Toc91505065" w:history="1">
            <w:r w:rsidR="00FE2C59" w:rsidRPr="00AC1D52">
              <w:rPr>
                <w:rStyle w:val="FootnoteReference"/>
                <w:noProof/>
              </w:rPr>
              <w:t>Migrate Application to Docker</w:t>
            </w:r>
            <w:r w:rsidR="00FE2C59">
              <w:rPr>
                <w:noProof/>
                <w:webHidden/>
              </w:rPr>
              <w:tab/>
            </w:r>
            <w:r w:rsidR="00FE2C59">
              <w:rPr>
                <w:noProof/>
                <w:webHidden/>
              </w:rPr>
              <w:fldChar w:fldCharType="begin"/>
            </w:r>
            <w:r w:rsidR="00FE2C59">
              <w:rPr>
                <w:noProof/>
                <w:webHidden/>
              </w:rPr>
              <w:instrText xml:space="preserve"> PAGEREF _Toc91505065 \h </w:instrText>
            </w:r>
            <w:r w:rsidR="00FE2C59">
              <w:rPr>
                <w:noProof/>
                <w:webHidden/>
              </w:rPr>
            </w:r>
            <w:r w:rsidR="00FE2C59">
              <w:rPr>
                <w:noProof/>
                <w:webHidden/>
              </w:rPr>
              <w:fldChar w:fldCharType="separate"/>
            </w:r>
            <w:r w:rsidR="00FE2C59">
              <w:rPr>
                <w:noProof/>
                <w:webHidden/>
              </w:rPr>
              <w:t>82</w:t>
            </w:r>
            <w:r w:rsidR="00FE2C59">
              <w:rPr>
                <w:noProof/>
                <w:webHidden/>
              </w:rPr>
              <w:fldChar w:fldCharType="end"/>
            </w:r>
          </w:hyperlink>
        </w:p>
        <w:p w14:paraId="7A747C8C" w14:textId="77777777" w:rsidR="00FE2C59" w:rsidRDefault="000500BB">
          <w:pPr>
            <w:pStyle w:val="TOC2"/>
            <w:tabs>
              <w:tab w:val="right" w:leader="dot" w:pos="9350"/>
            </w:tabs>
            <w:rPr>
              <w:noProof/>
            </w:rPr>
          </w:pPr>
          <w:hyperlink w:anchor="_Toc91505066" w:history="1">
            <w:r w:rsidR="00FE2C59" w:rsidRPr="00AC1D52">
              <w:rPr>
                <w:rStyle w:val="FootnoteReference"/>
                <w:noProof/>
              </w:rPr>
              <w:t>Migrate Database to Docker</w:t>
            </w:r>
            <w:r w:rsidR="00FE2C59">
              <w:rPr>
                <w:noProof/>
                <w:webHidden/>
              </w:rPr>
              <w:tab/>
            </w:r>
            <w:r w:rsidR="00FE2C59">
              <w:rPr>
                <w:noProof/>
                <w:webHidden/>
              </w:rPr>
              <w:fldChar w:fldCharType="begin"/>
            </w:r>
            <w:r w:rsidR="00FE2C59">
              <w:rPr>
                <w:noProof/>
                <w:webHidden/>
              </w:rPr>
              <w:instrText xml:space="preserve"> PAGEREF _Toc91505066 \h </w:instrText>
            </w:r>
            <w:r w:rsidR="00FE2C59">
              <w:rPr>
                <w:noProof/>
                <w:webHidden/>
              </w:rPr>
            </w:r>
            <w:r w:rsidR="00FE2C59">
              <w:rPr>
                <w:noProof/>
                <w:webHidden/>
              </w:rPr>
              <w:fldChar w:fldCharType="separate"/>
            </w:r>
            <w:r w:rsidR="00FE2C59">
              <w:rPr>
                <w:noProof/>
                <w:webHidden/>
              </w:rPr>
              <w:t>83</w:t>
            </w:r>
            <w:r w:rsidR="00FE2C59">
              <w:rPr>
                <w:noProof/>
                <w:webHidden/>
              </w:rPr>
              <w:fldChar w:fldCharType="end"/>
            </w:r>
          </w:hyperlink>
        </w:p>
        <w:p w14:paraId="61DAFBAC" w14:textId="77777777" w:rsidR="00FE2C59" w:rsidRDefault="000500BB">
          <w:pPr>
            <w:pStyle w:val="TOC2"/>
            <w:tabs>
              <w:tab w:val="right" w:leader="dot" w:pos="9350"/>
            </w:tabs>
            <w:rPr>
              <w:noProof/>
            </w:rPr>
          </w:pPr>
          <w:hyperlink w:anchor="_Toc91505067" w:history="1">
            <w:r w:rsidR="00FE2C59" w:rsidRPr="00AC1D52">
              <w:rPr>
                <w:rStyle w:val="FootnoteReference"/>
                <w:noProof/>
              </w:rPr>
              <w:t>Run the Docker images</w:t>
            </w:r>
            <w:r w:rsidR="00FE2C59">
              <w:rPr>
                <w:noProof/>
                <w:webHidden/>
              </w:rPr>
              <w:tab/>
            </w:r>
            <w:r w:rsidR="00FE2C59">
              <w:rPr>
                <w:noProof/>
                <w:webHidden/>
              </w:rPr>
              <w:fldChar w:fldCharType="begin"/>
            </w:r>
            <w:r w:rsidR="00FE2C59">
              <w:rPr>
                <w:noProof/>
                <w:webHidden/>
              </w:rPr>
              <w:instrText xml:space="preserve"> PAGEREF _Toc91505067 \h </w:instrText>
            </w:r>
            <w:r w:rsidR="00FE2C59">
              <w:rPr>
                <w:noProof/>
                <w:webHidden/>
              </w:rPr>
            </w:r>
            <w:r w:rsidR="00FE2C59">
              <w:rPr>
                <w:noProof/>
                <w:webHidden/>
              </w:rPr>
              <w:fldChar w:fldCharType="separate"/>
            </w:r>
            <w:r w:rsidR="00FE2C59">
              <w:rPr>
                <w:noProof/>
                <w:webHidden/>
              </w:rPr>
              <w:t>84</w:t>
            </w:r>
            <w:r w:rsidR="00FE2C59">
              <w:rPr>
                <w:noProof/>
                <w:webHidden/>
              </w:rPr>
              <w:fldChar w:fldCharType="end"/>
            </w:r>
          </w:hyperlink>
        </w:p>
        <w:p w14:paraId="28F5D638" w14:textId="77777777" w:rsidR="00FE2C59" w:rsidRDefault="000500BB">
          <w:pPr>
            <w:pStyle w:val="TOC2"/>
            <w:tabs>
              <w:tab w:val="right" w:leader="dot" w:pos="9350"/>
            </w:tabs>
            <w:rPr>
              <w:noProof/>
            </w:rPr>
          </w:pPr>
          <w:hyperlink w:anchor="_Toc91505068" w:history="1">
            <w:r w:rsidR="00FE2C59" w:rsidRPr="00AC1D52">
              <w:rPr>
                <w:rStyle w:val="FootnoteReference"/>
                <w:noProof/>
              </w:rPr>
              <w:t>Test the Docker images</w:t>
            </w:r>
            <w:r w:rsidR="00FE2C59">
              <w:rPr>
                <w:noProof/>
                <w:webHidden/>
              </w:rPr>
              <w:tab/>
            </w:r>
            <w:r w:rsidR="00FE2C59">
              <w:rPr>
                <w:noProof/>
                <w:webHidden/>
              </w:rPr>
              <w:fldChar w:fldCharType="begin"/>
            </w:r>
            <w:r w:rsidR="00FE2C59">
              <w:rPr>
                <w:noProof/>
                <w:webHidden/>
              </w:rPr>
              <w:instrText xml:space="preserve"> PAGEREF _Toc91505068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7A27E8EC" w14:textId="77777777" w:rsidR="00FE2C59" w:rsidRDefault="000500BB">
          <w:pPr>
            <w:pStyle w:val="TOC2"/>
            <w:tabs>
              <w:tab w:val="right" w:leader="dot" w:pos="9350"/>
            </w:tabs>
            <w:rPr>
              <w:noProof/>
            </w:rPr>
          </w:pPr>
          <w:hyperlink w:anchor="_Toc91505069" w:history="1">
            <w:r w:rsidR="00FE2C59" w:rsidRPr="00AC1D52">
              <w:rPr>
                <w:rStyle w:val="FootnoteReference"/>
                <w:noProof/>
              </w:rPr>
              <w:t>Fix Storage persistence</w:t>
            </w:r>
            <w:r w:rsidR="00FE2C59">
              <w:rPr>
                <w:noProof/>
                <w:webHidden/>
              </w:rPr>
              <w:tab/>
            </w:r>
            <w:r w:rsidR="00FE2C59">
              <w:rPr>
                <w:noProof/>
                <w:webHidden/>
              </w:rPr>
              <w:fldChar w:fldCharType="begin"/>
            </w:r>
            <w:r w:rsidR="00FE2C59">
              <w:rPr>
                <w:noProof/>
                <w:webHidden/>
              </w:rPr>
              <w:instrText xml:space="preserve"> PAGEREF _Toc91505069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681FA9FB" w14:textId="77777777" w:rsidR="00FE2C59" w:rsidRDefault="000500BB">
          <w:pPr>
            <w:pStyle w:val="TOC2"/>
            <w:tabs>
              <w:tab w:val="right" w:leader="dot" w:pos="9350"/>
            </w:tabs>
            <w:rPr>
              <w:noProof/>
            </w:rPr>
          </w:pPr>
          <w:hyperlink w:anchor="_Toc91505070" w:history="1">
            <w:r w:rsidR="00FE2C59" w:rsidRPr="00AC1D52">
              <w:rPr>
                <w:rStyle w:val="FootnoteReference"/>
                <w:noProof/>
              </w:rPr>
              <w:t>Re-test the Docker images</w:t>
            </w:r>
            <w:r w:rsidR="00FE2C59">
              <w:rPr>
                <w:noProof/>
                <w:webHidden/>
              </w:rPr>
              <w:tab/>
            </w:r>
            <w:r w:rsidR="00FE2C59">
              <w:rPr>
                <w:noProof/>
                <w:webHidden/>
              </w:rPr>
              <w:fldChar w:fldCharType="begin"/>
            </w:r>
            <w:r w:rsidR="00FE2C59">
              <w:rPr>
                <w:noProof/>
                <w:webHidden/>
              </w:rPr>
              <w:instrText xml:space="preserve"> PAGEREF _Toc91505070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21C8F2F4" w14:textId="77777777" w:rsidR="00FE2C59" w:rsidRDefault="000500BB">
          <w:pPr>
            <w:pStyle w:val="TOC2"/>
            <w:tabs>
              <w:tab w:val="right" w:leader="dot" w:pos="9350"/>
            </w:tabs>
            <w:rPr>
              <w:noProof/>
            </w:rPr>
          </w:pPr>
          <w:hyperlink w:anchor="_Toc91505071" w:history="1">
            <w:r w:rsidR="00FE2C59" w:rsidRPr="00AC1D52">
              <w:rPr>
                <w:rStyle w:val="FootnoteReference"/>
                <w:noProof/>
              </w:rPr>
              <w:t>Save the images to Azure Container Registry (ACR)</w:t>
            </w:r>
            <w:r w:rsidR="00FE2C59">
              <w:rPr>
                <w:noProof/>
                <w:webHidden/>
              </w:rPr>
              <w:tab/>
            </w:r>
            <w:r w:rsidR="00FE2C59">
              <w:rPr>
                <w:noProof/>
                <w:webHidden/>
              </w:rPr>
              <w:fldChar w:fldCharType="begin"/>
            </w:r>
            <w:r w:rsidR="00FE2C59">
              <w:rPr>
                <w:noProof/>
                <w:webHidden/>
              </w:rPr>
              <w:instrText xml:space="preserve"> PAGEREF _Toc91505071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351D3C47" w14:textId="77777777" w:rsidR="00FE2C59" w:rsidRDefault="000500BB">
          <w:pPr>
            <w:pStyle w:val="TOC1"/>
            <w:tabs>
              <w:tab w:val="right" w:leader="dot" w:pos="9350"/>
            </w:tabs>
            <w:rPr>
              <w:noProof/>
            </w:rPr>
          </w:pPr>
          <w:hyperlink w:anchor="_Toc91505072" w:history="1">
            <w:r w:rsidR="00FE2C59" w:rsidRPr="00AC1D52">
              <w:rPr>
                <w:rStyle w:val="FootnoteReference"/>
                <w:noProof/>
              </w:rPr>
              <w:t>Migrate to Azure Container Instances (ACI)</w:t>
            </w:r>
            <w:r w:rsidR="00FE2C59">
              <w:rPr>
                <w:noProof/>
                <w:webHidden/>
              </w:rPr>
              <w:tab/>
            </w:r>
            <w:r w:rsidR="00FE2C59">
              <w:rPr>
                <w:noProof/>
                <w:webHidden/>
              </w:rPr>
              <w:fldChar w:fldCharType="begin"/>
            </w:r>
            <w:r w:rsidR="00FE2C59">
              <w:rPr>
                <w:noProof/>
                <w:webHidden/>
              </w:rPr>
              <w:instrText xml:space="preserve"> PAGEREF _Toc91505072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3D9E4E21" w14:textId="77777777" w:rsidR="00FE2C59" w:rsidRDefault="000500BB">
          <w:pPr>
            <w:pStyle w:val="TOC2"/>
            <w:tabs>
              <w:tab w:val="right" w:leader="dot" w:pos="9350"/>
            </w:tabs>
            <w:rPr>
              <w:noProof/>
            </w:rPr>
          </w:pPr>
          <w:hyperlink w:anchor="_Toc91505073" w:history="1">
            <w:r w:rsidR="00FE2C59" w:rsidRPr="00AC1D52">
              <w:rPr>
                <w:rStyle w:val="FootnoteReference"/>
                <w:noProof/>
              </w:rPr>
              <w:t>Push images to Azure Container Registry</w:t>
            </w:r>
            <w:r w:rsidR="00FE2C59">
              <w:rPr>
                <w:noProof/>
                <w:webHidden/>
              </w:rPr>
              <w:tab/>
            </w:r>
            <w:r w:rsidR="00FE2C59">
              <w:rPr>
                <w:noProof/>
                <w:webHidden/>
              </w:rPr>
              <w:fldChar w:fldCharType="begin"/>
            </w:r>
            <w:r w:rsidR="00FE2C59">
              <w:rPr>
                <w:noProof/>
                <w:webHidden/>
              </w:rPr>
              <w:instrText xml:space="preserve"> PAGEREF _Toc91505073 \h </w:instrText>
            </w:r>
            <w:r w:rsidR="00FE2C59">
              <w:rPr>
                <w:noProof/>
                <w:webHidden/>
              </w:rPr>
            </w:r>
            <w:r w:rsidR="00FE2C59">
              <w:rPr>
                <w:noProof/>
                <w:webHidden/>
              </w:rPr>
              <w:fldChar w:fldCharType="separate"/>
            </w:r>
            <w:r w:rsidR="00FE2C59">
              <w:rPr>
                <w:noProof/>
                <w:webHidden/>
              </w:rPr>
              <w:t>85</w:t>
            </w:r>
            <w:r w:rsidR="00FE2C59">
              <w:rPr>
                <w:noProof/>
                <w:webHidden/>
              </w:rPr>
              <w:fldChar w:fldCharType="end"/>
            </w:r>
          </w:hyperlink>
        </w:p>
        <w:p w14:paraId="7D2815C3" w14:textId="77777777" w:rsidR="00FE2C59" w:rsidRDefault="000500BB">
          <w:pPr>
            <w:pStyle w:val="TOC2"/>
            <w:tabs>
              <w:tab w:val="right" w:leader="dot" w:pos="9350"/>
            </w:tabs>
            <w:rPr>
              <w:noProof/>
            </w:rPr>
          </w:pPr>
          <w:hyperlink w:anchor="_Toc91505074" w:history="1">
            <w:r w:rsidR="00FE2C59" w:rsidRPr="00AC1D52">
              <w:rPr>
                <w:rStyle w:val="FootnoteReference"/>
                <w:noProof/>
              </w:rPr>
              <w:t>Run images in ACI</w:t>
            </w:r>
            <w:r w:rsidR="00FE2C59">
              <w:rPr>
                <w:noProof/>
                <w:webHidden/>
              </w:rPr>
              <w:tab/>
            </w:r>
            <w:r w:rsidR="00FE2C59">
              <w:rPr>
                <w:noProof/>
                <w:webHidden/>
              </w:rPr>
              <w:fldChar w:fldCharType="begin"/>
            </w:r>
            <w:r w:rsidR="00FE2C59">
              <w:rPr>
                <w:noProof/>
                <w:webHidden/>
              </w:rPr>
              <w:instrText xml:space="preserve"> PAGEREF _Toc91505074 \h </w:instrText>
            </w:r>
            <w:r w:rsidR="00FE2C59">
              <w:rPr>
                <w:noProof/>
                <w:webHidden/>
              </w:rPr>
            </w:r>
            <w:r w:rsidR="00FE2C59">
              <w:rPr>
                <w:noProof/>
                <w:webHidden/>
              </w:rPr>
              <w:fldChar w:fldCharType="separate"/>
            </w:r>
            <w:r w:rsidR="00FE2C59">
              <w:rPr>
                <w:noProof/>
                <w:webHidden/>
              </w:rPr>
              <w:t>86</w:t>
            </w:r>
            <w:r w:rsidR="00FE2C59">
              <w:rPr>
                <w:noProof/>
                <w:webHidden/>
              </w:rPr>
              <w:fldChar w:fldCharType="end"/>
            </w:r>
          </w:hyperlink>
        </w:p>
        <w:p w14:paraId="05D7C883" w14:textId="77777777" w:rsidR="00FE2C59" w:rsidRDefault="000500BB">
          <w:pPr>
            <w:pStyle w:val="TOC2"/>
            <w:tabs>
              <w:tab w:val="right" w:leader="dot" w:pos="9350"/>
            </w:tabs>
            <w:rPr>
              <w:noProof/>
            </w:rPr>
          </w:pPr>
          <w:hyperlink w:anchor="_Toc91505075" w:history="1">
            <w:r w:rsidR="00FE2C59" w:rsidRPr="00AC1D52">
              <w:rPr>
                <w:rStyle w:val="FootnoteReference"/>
                <w:noProof/>
              </w:rPr>
              <w:t>Test the images</w:t>
            </w:r>
            <w:r w:rsidR="00FE2C59">
              <w:rPr>
                <w:noProof/>
                <w:webHidden/>
              </w:rPr>
              <w:tab/>
            </w:r>
            <w:r w:rsidR="00FE2C59">
              <w:rPr>
                <w:noProof/>
                <w:webHidden/>
              </w:rPr>
              <w:fldChar w:fldCharType="begin"/>
            </w:r>
            <w:r w:rsidR="00FE2C59">
              <w:rPr>
                <w:noProof/>
                <w:webHidden/>
              </w:rPr>
              <w:instrText xml:space="preserve"> PAGEREF _Toc91505075 \h </w:instrText>
            </w:r>
            <w:r w:rsidR="00FE2C59">
              <w:rPr>
                <w:noProof/>
                <w:webHidden/>
              </w:rPr>
            </w:r>
            <w:r w:rsidR="00FE2C59">
              <w:rPr>
                <w:noProof/>
                <w:webHidden/>
              </w:rPr>
              <w:fldChar w:fldCharType="separate"/>
            </w:r>
            <w:r w:rsidR="00FE2C59">
              <w:rPr>
                <w:noProof/>
                <w:webHidden/>
              </w:rPr>
              <w:t>87</w:t>
            </w:r>
            <w:r w:rsidR="00FE2C59">
              <w:rPr>
                <w:noProof/>
                <w:webHidden/>
              </w:rPr>
              <w:fldChar w:fldCharType="end"/>
            </w:r>
          </w:hyperlink>
        </w:p>
        <w:p w14:paraId="42340801" w14:textId="77777777" w:rsidR="00FE2C59" w:rsidRDefault="000500BB">
          <w:pPr>
            <w:pStyle w:val="TOC1"/>
            <w:tabs>
              <w:tab w:val="left" w:pos="440"/>
              <w:tab w:val="right" w:leader="dot" w:pos="9350"/>
            </w:tabs>
            <w:rPr>
              <w:noProof/>
            </w:rPr>
          </w:pPr>
          <w:hyperlink w:anchor="_Toc91505076" w:history="1">
            <w:r w:rsidR="00FE2C59" w:rsidRPr="00AC1D52">
              <w:rPr>
                <w:rStyle w:val="FootnoteReference"/>
                <w:noProof/>
              </w:rPr>
              <w:t>4.</w:t>
            </w:r>
            <w:r w:rsidR="00FE2C59">
              <w:rPr>
                <w:noProof/>
              </w:rPr>
              <w:tab/>
            </w:r>
            <w:r w:rsidR="00FE2C59" w:rsidRPr="00AC1D52">
              <w:rPr>
                <w:rStyle w:val="FootnoteReference"/>
                <w:noProof/>
              </w:rPr>
              <w:t>Migrate to Azure App Service Containers</w:t>
            </w:r>
            <w:r w:rsidR="00FE2C59">
              <w:rPr>
                <w:noProof/>
                <w:webHidden/>
              </w:rPr>
              <w:tab/>
            </w:r>
            <w:r w:rsidR="00FE2C59">
              <w:rPr>
                <w:noProof/>
                <w:webHidden/>
              </w:rPr>
              <w:fldChar w:fldCharType="begin"/>
            </w:r>
            <w:r w:rsidR="00FE2C59">
              <w:rPr>
                <w:noProof/>
                <w:webHidden/>
              </w:rPr>
              <w:instrText xml:space="preserve"> PAGEREF _Toc91505076 \h </w:instrText>
            </w:r>
            <w:r w:rsidR="00FE2C59">
              <w:rPr>
                <w:noProof/>
                <w:webHidden/>
              </w:rPr>
            </w:r>
            <w:r w:rsidR="00FE2C59">
              <w:rPr>
                <w:noProof/>
                <w:webHidden/>
              </w:rPr>
              <w:fldChar w:fldCharType="separate"/>
            </w:r>
            <w:r w:rsidR="00FE2C59">
              <w:rPr>
                <w:noProof/>
                <w:webHidden/>
              </w:rPr>
              <w:t>87</w:t>
            </w:r>
            <w:r w:rsidR="00FE2C59">
              <w:rPr>
                <w:noProof/>
                <w:webHidden/>
              </w:rPr>
              <w:fldChar w:fldCharType="end"/>
            </w:r>
          </w:hyperlink>
        </w:p>
        <w:p w14:paraId="6123F3F7" w14:textId="77777777" w:rsidR="00FE2C59" w:rsidRDefault="000500BB">
          <w:pPr>
            <w:pStyle w:val="TOC2"/>
            <w:tabs>
              <w:tab w:val="right" w:leader="dot" w:pos="9350"/>
            </w:tabs>
            <w:rPr>
              <w:noProof/>
            </w:rPr>
          </w:pPr>
          <w:hyperlink w:anchor="_Toc91505077" w:history="1">
            <w:r w:rsidR="00FE2C59" w:rsidRPr="00AC1D52">
              <w:rPr>
                <w:rStyle w:val="FootnoteReference"/>
                <w:noProof/>
              </w:rPr>
              <w:t>Push images to Azure Container Registry</w:t>
            </w:r>
            <w:r w:rsidR="00FE2C59">
              <w:rPr>
                <w:noProof/>
                <w:webHidden/>
              </w:rPr>
              <w:tab/>
            </w:r>
            <w:r w:rsidR="00FE2C59">
              <w:rPr>
                <w:noProof/>
                <w:webHidden/>
              </w:rPr>
              <w:fldChar w:fldCharType="begin"/>
            </w:r>
            <w:r w:rsidR="00FE2C59">
              <w:rPr>
                <w:noProof/>
                <w:webHidden/>
              </w:rPr>
              <w:instrText xml:space="preserve"> PAGEREF _Toc91505077 \h </w:instrText>
            </w:r>
            <w:r w:rsidR="00FE2C59">
              <w:rPr>
                <w:noProof/>
                <w:webHidden/>
              </w:rPr>
            </w:r>
            <w:r w:rsidR="00FE2C59">
              <w:rPr>
                <w:noProof/>
                <w:webHidden/>
              </w:rPr>
              <w:fldChar w:fldCharType="separate"/>
            </w:r>
            <w:r w:rsidR="00FE2C59">
              <w:rPr>
                <w:noProof/>
                <w:webHidden/>
              </w:rPr>
              <w:t>87</w:t>
            </w:r>
            <w:r w:rsidR="00FE2C59">
              <w:rPr>
                <w:noProof/>
                <w:webHidden/>
              </w:rPr>
              <w:fldChar w:fldCharType="end"/>
            </w:r>
          </w:hyperlink>
        </w:p>
        <w:p w14:paraId="3B533042" w14:textId="77777777" w:rsidR="00FE2C59" w:rsidRDefault="000500BB">
          <w:pPr>
            <w:pStyle w:val="TOC2"/>
            <w:tabs>
              <w:tab w:val="right" w:leader="dot" w:pos="9350"/>
            </w:tabs>
            <w:rPr>
              <w:noProof/>
            </w:rPr>
          </w:pPr>
          <w:hyperlink w:anchor="_Toc91505078" w:history="1">
            <w:r w:rsidR="00FE2C59" w:rsidRPr="00AC1D52">
              <w:rPr>
                <w:rStyle w:val="FootnoteReference"/>
                <w:noProof/>
              </w:rPr>
              <w:t>Run images in Azure App Service</w:t>
            </w:r>
            <w:r w:rsidR="00FE2C59">
              <w:rPr>
                <w:noProof/>
                <w:webHidden/>
              </w:rPr>
              <w:tab/>
            </w:r>
            <w:r w:rsidR="00FE2C59">
              <w:rPr>
                <w:noProof/>
                <w:webHidden/>
              </w:rPr>
              <w:fldChar w:fldCharType="begin"/>
            </w:r>
            <w:r w:rsidR="00FE2C59">
              <w:rPr>
                <w:noProof/>
                <w:webHidden/>
              </w:rPr>
              <w:instrText xml:space="preserve"> PAGEREF _Toc91505078 \h </w:instrText>
            </w:r>
            <w:r w:rsidR="00FE2C59">
              <w:rPr>
                <w:noProof/>
                <w:webHidden/>
              </w:rPr>
            </w:r>
            <w:r w:rsidR="00FE2C59">
              <w:rPr>
                <w:noProof/>
                <w:webHidden/>
              </w:rPr>
              <w:fldChar w:fldCharType="separate"/>
            </w:r>
            <w:r w:rsidR="00FE2C59">
              <w:rPr>
                <w:noProof/>
                <w:webHidden/>
              </w:rPr>
              <w:t>87</w:t>
            </w:r>
            <w:r w:rsidR="00FE2C59">
              <w:rPr>
                <w:noProof/>
                <w:webHidden/>
              </w:rPr>
              <w:fldChar w:fldCharType="end"/>
            </w:r>
          </w:hyperlink>
        </w:p>
        <w:p w14:paraId="016F328A" w14:textId="77777777" w:rsidR="00FE2C59" w:rsidRDefault="000500BB">
          <w:pPr>
            <w:pStyle w:val="TOC2"/>
            <w:tabs>
              <w:tab w:val="right" w:leader="dot" w:pos="9350"/>
            </w:tabs>
            <w:rPr>
              <w:noProof/>
            </w:rPr>
          </w:pPr>
          <w:hyperlink w:anchor="_Toc91505079" w:history="1">
            <w:r w:rsidR="00FE2C59" w:rsidRPr="00AC1D52">
              <w:rPr>
                <w:rStyle w:val="FootnoteReference"/>
                <w:noProof/>
              </w:rPr>
              <w:t>Test the containers</w:t>
            </w:r>
            <w:r w:rsidR="00FE2C59">
              <w:rPr>
                <w:noProof/>
                <w:webHidden/>
              </w:rPr>
              <w:tab/>
            </w:r>
            <w:r w:rsidR="00FE2C59">
              <w:rPr>
                <w:noProof/>
                <w:webHidden/>
              </w:rPr>
              <w:fldChar w:fldCharType="begin"/>
            </w:r>
            <w:r w:rsidR="00FE2C59">
              <w:rPr>
                <w:noProof/>
                <w:webHidden/>
              </w:rPr>
              <w:instrText xml:space="preserve"> PAGEREF _Toc91505079 \h </w:instrText>
            </w:r>
            <w:r w:rsidR="00FE2C59">
              <w:rPr>
                <w:noProof/>
                <w:webHidden/>
              </w:rPr>
            </w:r>
            <w:r w:rsidR="00FE2C59">
              <w:rPr>
                <w:noProof/>
                <w:webHidden/>
              </w:rPr>
              <w:fldChar w:fldCharType="separate"/>
            </w:r>
            <w:r w:rsidR="00FE2C59">
              <w:rPr>
                <w:noProof/>
                <w:webHidden/>
              </w:rPr>
              <w:t>88</w:t>
            </w:r>
            <w:r w:rsidR="00FE2C59">
              <w:rPr>
                <w:noProof/>
                <w:webHidden/>
              </w:rPr>
              <w:fldChar w:fldCharType="end"/>
            </w:r>
          </w:hyperlink>
        </w:p>
        <w:p w14:paraId="21F29474" w14:textId="77777777" w:rsidR="00FE2C59" w:rsidRDefault="000500BB">
          <w:pPr>
            <w:pStyle w:val="TOC1"/>
            <w:tabs>
              <w:tab w:val="right" w:leader="dot" w:pos="9350"/>
            </w:tabs>
            <w:rPr>
              <w:noProof/>
            </w:rPr>
          </w:pPr>
          <w:hyperlink w:anchor="_Toc91505080" w:history="1">
            <w:r w:rsidR="00FE2C59" w:rsidRPr="00AC1D52">
              <w:rPr>
                <w:rStyle w:val="FootnoteReference"/>
                <w:noProof/>
              </w:rPr>
              <w:t>Migrate to Azure Kubernetes Services (AKS)</w:t>
            </w:r>
            <w:r w:rsidR="00FE2C59">
              <w:rPr>
                <w:noProof/>
                <w:webHidden/>
              </w:rPr>
              <w:tab/>
            </w:r>
            <w:r w:rsidR="00FE2C59">
              <w:rPr>
                <w:noProof/>
                <w:webHidden/>
              </w:rPr>
              <w:fldChar w:fldCharType="begin"/>
            </w:r>
            <w:r w:rsidR="00FE2C59">
              <w:rPr>
                <w:noProof/>
                <w:webHidden/>
              </w:rPr>
              <w:instrText xml:space="preserve"> PAGEREF _Toc91505080 \h </w:instrText>
            </w:r>
            <w:r w:rsidR="00FE2C59">
              <w:rPr>
                <w:noProof/>
                <w:webHidden/>
              </w:rPr>
            </w:r>
            <w:r w:rsidR="00FE2C59">
              <w:rPr>
                <w:noProof/>
                <w:webHidden/>
              </w:rPr>
              <w:fldChar w:fldCharType="separate"/>
            </w:r>
            <w:r w:rsidR="00FE2C59">
              <w:rPr>
                <w:noProof/>
                <w:webHidden/>
              </w:rPr>
              <w:t>88</w:t>
            </w:r>
            <w:r w:rsidR="00FE2C59">
              <w:rPr>
                <w:noProof/>
                <w:webHidden/>
              </w:rPr>
              <w:fldChar w:fldCharType="end"/>
            </w:r>
          </w:hyperlink>
        </w:p>
        <w:p w14:paraId="7235E215" w14:textId="77777777" w:rsidR="00FE2C59" w:rsidRDefault="000500BB">
          <w:pPr>
            <w:pStyle w:val="TOC2"/>
            <w:tabs>
              <w:tab w:val="right" w:leader="dot" w:pos="9350"/>
            </w:tabs>
            <w:rPr>
              <w:noProof/>
            </w:rPr>
          </w:pPr>
          <w:hyperlink w:anchor="_Toc91505081" w:history="1">
            <w:r w:rsidR="00FE2C59" w:rsidRPr="00AC1D52">
              <w:rPr>
                <w:rStyle w:val="FootnoteReference"/>
                <w:noProof/>
              </w:rPr>
              <w:t>Push images to Azure Container Registry</w:t>
            </w:r>
            <w:r w:rsidR="00FE2C59">
              <w:rPr>
                <w:noProof/>
                <w:webHidden/>
              </w:rPr>
              <w:tab/>
            </w:r>
            <w:r w:rsidR="00FE2C59">
              <w:rPr>
                <w:noProof/>
                <w:webHidden/>
              </w:rPr>
              <w:fldChar w:fldCharType="begin"/>
            </w:r>
            <w:r w:rsidR="00FE2C59">
              <w:rPr>
                <w:noProof/>
                <w:webHidden/>
              </w:rPr>
              <w:instrText xml:space="preserve"> PAGEREF _Toc91505081 \h </w:instrText>
            </w:r>
            <w:r w:rsidR="00FE2C59">
              <w:rPr>
                <w:noProof/>
                <w:webHidden/>
              </w:rPr>
            </w:r>
            <w:r w:rsidR="00FE2C59">
              <w:rPr>
                <w:noProof/>
                <w:webHidden/>
              </w:rPr>
              <w:fldChar w:fldCharType="separate"/>
            </w:r>
            <w:r w:rsidR="00FE2C59">
              <w:rPr>
                <w:noProof/>
                <w:webHidden/>
              </w:rPr>
              <w:t>88</w:t>
            </w:r>
            <w:r w:rsidR="00FE2C59">
              <w:rPr>
                <w:noProof/>
                <w:webHidden/>
              </w:rPr>
              <w:fldChar w:fldCharType="end"/>
            </w:r>
          </w:hyperlink>
        </w:p>
        <w:p w14:paraId="182F30F6" w14:textId="77777777" w:rsidR="00FE2C59" w:rsidRDefault="000500BB">
          <w:pPr>
            <w:pStyle w:val="TOC2"/>
            <w:tabs>
              <w:tab w:val="right" w:leader="dot" w:pos="9350"/>
            </w:tabs>
            <w:rPr>
              <w:noProof/>
            </w:rPr>
          </w:pPr>
          <w:hyperlink w:anchor="_Toc91505082" w:history="1">
            <w:r w:rsidR="00FE2C59" w:rsidRPr="00AC1D52">
              <w:rPr>
                <w:rStyle w:val="FootnoteReference"/>
                <w:noProof/>
              </w:rPr>
              <w:t>Run images in Azure Kubernetes Service (AKS)</w:t>
            </w:r>
            <w:r w:rsidR="00FE2C59">
              <w:rPr>
                <w:noProof/>
                <w:webHidden/>
              </w:rPr>
              <w:tab/>
            </w:r>
            <w:r w:rsidR="00FE2C59">
              <w:rPr>
                <w:noProof/>
                <w:webHidden/>
              </w:rPr>
              <w:fldChar w:fldCharType="begin"/>
            </w:r>
            <w:r w:rsidR="00FE2C59">
              <w:rPr>
                <w:noProof/>
                <w:webHidden/>
              </w:rPr>
              <w:instrText xml:space="preserve"> PAGEREF _Toc91505082 \h </w:instrText>
            </w:r>
            <w:r w:rsidR="00FE2C59">
              <w:rPr>
                <w:noProof/>
                <w:webHidden/>
              </w:rPr>
            </w:r>
            <w:r w:rsidR="00FE2C59">
              <w:rPr>
                <w:noProof/>
                <w:webHidden/>
              </w:rPr>
              <w:fldChar w:fldCharType="separate"/>
            </w:r>
            <w:r w:rsidR="00FE2C59">
              <w:rPr>
                <w:noProof/>
                <w:webHidden/>
              </w:rPr>
              <w:t>88</w:t>
            </w:r>
            <w:r w:rsidR="00FE2C59">
              <w:rPr>
                <w:noProof/>
                <w:webHidden/>
              </w:rPr>
              <w:fldChar w:fldCharType="end"/>
            </w:r>
          </w:hyperlink>
        </w:p>
        <w:p w14:paraId="657609D5" w14:textId="77777777" w:rsidR="00FE2C59" w:rsidRDefault="000500BB">
          <w:pPr>
            <w:pStyle w:val="TOC2"/>
            <w:tabs>
              <w:tab w:val="right" w:leader="dot" w:pos="9350"/>
            </w:tabs>
            <w:rPr>
              <w:noProof/>
            </w:rPr>
          </w:pPr>
          <w:hyperlink w:anchor="_Toc91505083" w:history="1">
            <w:r w:rsidR="00FE2C59" w:rsidRPr="00AC1D52">
              <w:rPr>
                <w:rStyle w:val="FootnoteReference"/>
                <w:noProof/>
              </w:rPr>
              <w:t>Add services</w:t>
            </w:r>
            <w:r w:rsidR="00FE2C59">
              <w:rPr>
                <w:noProof/>
                <w:webHidden/>
              </w:rPr>
              <w:tab/>
            </w:r>
            <w:r w:rsidR="00FE2C59">
              <w:rPr>
                <w:noProof/>
                <w:webHidden/>
              </w:rPr>
              <w:fldChar w:fldCharType="begin"/>
            </w:r>
            <w:r w:rsidR="00FE2C59">
              <w:rPr>
                <w:noProof/>
                <w:webHidden/>
              </w:rPr>
              <w:instrText xml:space="preserve"> PAGEREF _Toc91505083 \h </w:instrText>
            </w:r>
            <w:r w:rsidR="00FE2C59">
              <w:rPr>
                <w:noProof/>
                <w:webHidden/>
              </w:rPr>
            </w:r>
            <w:r w:rsidR="00FE2C59">
              <w:rPr>
                <w:noProof/>
                <w:webHidden/>
              </w:rPr>
              <w:fldChar w:fldCharType="separate"/>
            </w:r>
            <w:r w:rsidR="00FE2C59">
              <w:rPr>
                <w:noProof/>
                <w:webHidden/>
              </w:rPr>
              <w:t>90</w:t>
            </w:r>
            <w:r w:rsidR="00FE2C59">
              <w:rPr>
                <w:noProof/>
                <w:webHidden/>
              </w:rPr>
              <w:fldChar w:fldCharType="end"/>
            </w:r>
          </w:hyperlink>
        </w:p>
        <w:p w14:paraId="7C64209E" w14:textId="77777777" w:rsidR="00FE2C59" w:rsidRDefault="000500BB">
          <w:pPr>
            <w:pStyle w:val="TOC2"/>
            <w:tabs>
              <w:tab w:val="right" w:leader="dot" w:pos="9350"/>
            </w:tabs>
            <w:rPr>
              <w:noProof/>
            </w:rPr>
          </w:pPr>
          <w:hyperlink w:anchor="_Toc91505084" w:history="1">
            <w:r w:rsidR="00FE2C59" w:rsidRPr="00AC1D52">
              <w:rPr>
                <w:rStyle w:val="FootnoteReference"/>
                <w:noProof/>
              </w:rPr>
              <w:t>Test your images</w:t>
            </w:r>
            <w:r w:rsidR="00FE2C59">
              <w:rPr>
                <w:noProof/>
                <w:webHidden/>
              </w:rPr>
              <w:tab/>
            </w:r>
            <w:r w:rsidR="00FE2C59">
              <w:rPr>
                <w:noProof/>
                <w:webHidden/>
              </w:rPr>
              <w:fldChar w:fldCharType="begin"/>
            </w:r>
            <w:r w:rsidR="00FE2C59">
              <w:rPr>
                <w:noProof/>
                <w:webHidden/>
              </w:rPr>
              <w:instrText xml:space="preserve"> PAGEREF _Toc91505084 \h </w:instrText>
            </w:r>
            <w:r w:rsidR="00FE2C59">
              <w:rPr>
                <w:noProof/>
                <w:webHidden/>
              </w:rPr>
            </w:r>
            <w:r w:rsidR="00FE2C59">
              <w:rPr>
                <w:noProof/>
                <w:webHidden/>
              </w:rPr>
              <w:fldChar w:fldCharType="separate"/>
            </w:r>
            <w:r w:rsidR="00FE2C59">
              <w:rPr>
                <w:noProof/>
                <w:webHidden/>
              </w:rPr>
              <w:t>91</w:t>
            </w:r>
            <w:r w:rsidR="00FE2C59">
              <w:rPr>
                <w:noProof/>
                <w:webHidden/>
              </w:rPr>
              <w:fldChar w:fldCharType="end"/>
            </w:r>
          </w:hyperlink>
        </w:p>
        <w:p w14:paraId="28445159" w14:textId="77777777" w:rsidR="00FE2C59" w:rsidRDefault="000500BB">
          <w:pPr>
            <w:pStyle w:val="TOC2"/>
            <w:tabs>
              <w:tab w:val="right" w:leader="dot" w:pos="9350"/>
            </w:tabs>
            <w:rPr>
              <w:noProof/>
            </w:rPr>
          </w:pPr>
          <w:hyperlink w:anchor="_Toc91505085" w:history="1">
            <w:r w:rsidR="00FE2C59" w:rsidRPr="00AC1D52">
              <w:rPr>
                <w:rStyle w:val="FootnoteReference"/>
                <w:noProof/>
              </w:rPr>
              <w:t>Push images to Azure Container Registry</w:t>
            </w:r>
            <w:r w:rsidR="00FE2C59">
              <w:rPr>
                <w:noProof/>
                <w:webHidden/>
              </w:rPr>
              <w:tab/>
            </w:r>
            <w:r w:rsidR="00FE2C59">
              <w:rPr>
                <w:noProof/>
                <w:webHidden/>
              </w:rPr>
              <w:fldChar w:fldCharType="begin"/>
            </w:r>
            <w:r w:rsidR="00FE2C59">
              <w:rPr>
                <w:noProof/>
                <w:webHidden/>
              </w:rPr>
              <w:instrText xml:space="preserve"> PAGEREF _Toc91505085 \h </w:instrText>
            </w:r>
            <w:r w:rsidR="00FE2C59">
              <w:rPr>
                <w:noProof/>
                <w:webHidden/>
              </w:rPr>
            </w:r>
            <w:r w:rsidR="00FE2C59">
              <w:rPr>
                <w:noProof/>
                <w:webHidden/>
              </w:rPr>
              <w:fldChar w:fldCharType="separate"/>
            </w:r>
            <w:r w:rsidR="00FE2C59">
              <w:rPr>
                <w:noProof/>
                <w:webHidden/>
              </w:rPr>
              <w:t>91</w:t>
            </w:r>
            <w:r w:rsidR="00FE2C59">
              <w:rPr>
                <w:noProof/>
                <w:webHidden/>
              </w:rPr>
              <w:fldChar w:fldCharType="end"/>
            </w:r>
          </w:hyperlink>
        </w:p>
        <w:p w14:paraId="5FF19839" w14:textId="77777777" w:rsidR="00FE2C59" w:rsidRDefault="000500BB">
          <w:pPr>
            <w:pStyle w:val="TOC2"/>
            <w:tabs>
              <w:tab w:val="right" w:leader="dot" w:pos="9350"/>
            </w:tabs>
            <w:rPr>
              <w:noProof/>
            </w:rPr>
          </w:pPr>
          <w:hyperlink w:anchor="_Toc91505086" w:history="1">
            <w:r w:rsidR="00FE2C59" w:rsidRPr="00AC1D52">
              <w:rPr>
                <w:rStyle w:val="FootnoteReference"/>
                <w:noProof/>
              </w:rPr>
              <w:t>Run images in Azure App Service</w:t>
            </w:r>
            <w:r w:rsidR="00FE2C59">
              <w:rPr>
                <w:noProof/>
                <w:webHidden/>
              </w:rPr>
              <w:tab/>
            </w:r>
            <w:r w:rsidR="00FE2C59">
              <w:rPr>
                <w:noProof/>
                <w:webHidden/>
              </w:rPr>
              <w:fldChar w:fldCharType="begin"/>
            </w:r>
            <w:r w:rsidR="00FE2C59">
              <w:rPr>
                <w:noProof/>
                <w:webHidden/>
              </w:rPr>
              <w:instrText xml:space="preserve"> PAGEREF _Toc91505086 \h </w:instrText>
            </w:r>
            <w:r w:rsidR="00FE2C59">
              <w:rPr>
                <w:noProof/>
                <w:webHidden/>
              </w:rPr>
            </w:r>
            <w:r w:rsidR="00FE2C59">
              <w:rPr>
                <w:noProof/>
                <w:webHidden/>
              </w:rPr>
              <w:fldChar w:fldCharType="separate"/>
            </w:r>
            <w:r w:rsidR="00FE2C59">
              <w:rPr>
                <w:noProof/>
                <w:webHidden/>
              </w:rPr>
              <w:t>91</w:t>
            </w:r>
            <w:r w:rsidR="00FE2C59">
              <w:rPr>
                <w:noProof/>
                <w:webHidden/>
              </w:rPr>
              <w:fldChar w:fldCharType="end"/>
            </w:r>
          </w:hyperlink>
        </w:p>
        <w:p w14:paraId="5269BB31" w14:textId="77777777" w:rsidR="00FE2C59" w:rsidRDefault="000500BB">
          <w:pPr>
            <w:pStyle w:val="TOC1"/>
            <w:tabs>
              <w:tab w:val="right" w:leader="dot" w:pos="9350"/>
            </w:tabs>
            <w:rPr>
              <w:noProof/>
            </w:rPr>
          </w:pPr>
          <w:hyperlink w:anchor="_Toc91505087" w:history="1">
            <w:r w:rsidR="00FE2C59" w:rsidRPr="00AC1D52">
              <w:rPr>
                <w:rStyle w:val="FootnoteReference"/>
                <w:noProof/>
              </w:rPr>
              <w:t>Push images to Azure Container Registry</w:t>
            </w:r>
            <w:r w:rsidR="00FE2C59">
              <w:rPr>
                <w:noProof/>
                <w:webHidden/>
              </w:rPr>
              <w:tab/>
            </w:r>
            <w:r w:rsidR="00FE2C59">
              <w:rPr>
                <w:noProof/>
                <w:webHidden/>
              </w:rPr>
              <w:fldChar w:fldCharType="begin"/>
            </w:r>
            <w:r w:rsidR="00FE2C59">
              <w:rPr>
                <w:noProof/>
                <w:webHidden/>
              </w:rPr>
              <w:instrText xml:space="preserve"> PAGEREF _Toc91505087 \h </w:instrText>
            </w:r>
            <w:r w:rsidR="00FE2C59">
              <w:rPr>
                <w:noProof/>
                <w:webHidden/>
              </w:rPr>
            </w:r>
            <w:r w:rsidR="00FE2C59">
              <w:rPr>
                <w:noProof/>
                <w:webHidden/>
              </w:rPr>
              <w:fldChar w:fldCharType="separate"/>
            </w:r>
            <w:r w:rsidR="00FE2C59">
              <w:rPr>
                <w:noProof/>
                <w:webHidden/>
              </w:rPr>
              <w:t>91</w:t>
            </w:r>
            <w:r w:rsidR="00FE2C59">
              <w:rPr>
                <w:noProof/>
                <w:webHidden/>
              </w:rPr>
              <w:fldChar w:fldCharType="end"/>
            </w:r>
          </w:hyperlink>
        </w:p>
        <w:p w14:paraId="3D3F23A3" w14:textId="77777777" w:rsidR="00EC375C" w:rsidRDefault="009352C4">
          <w:r>
            <w:fldChar w:fldCharType="end"/>
          </w:r>
        </w:p>
      </w:sdtContent>
    </w:sdt>
    <w:p w14:paraId="0D6269B3" w14:textId="77777777" w:rsidR="001F3C49" w:rsidRDefault="001F3C49">
      <w:pPr>
        <w:rPr>
          <w:rFonts w:asciiTheme="majorHAnsi" w:eastAsiaTheme="majorEastAsia" w:hAnsiTheme="majorHAnsi" w:cstheme="majorBidi"/>
          <w:b/>
          <w:bCs/>
          <w:color w:val="4F81BD" w:themeColor="accent1"/>
          <w:sz w:val="32"/>
          <w:szCs w:val="32"/>
        </w:rPr>
      </w:pPr>
      <w:bookmarkStart w:id="0" w:name="_Toc91504927"/>
      <w:bookmarkStart w:id="1" w:name="azure-mysql-developer-guide"/>
      <w:r>
        <w:br w:type="page"/>
      </w:r>
    </w:p>
    <w:p w14:paraId="3A470014" w14:textId="7A46E8EB" w:rsidR="00EC375C" w:rsidRDefault="009352C4">
      <w:pPr>
        <w:pStyle w:val="Heading1"/>
      </w:pPr>
      <w:r>
        <w:t>Azure MySQL Developer Guide</w:t>
      </w:r>
      <w:bookmarkEnd w:id="0"/>
    </w:p>
    <w:p w14:paraId="74DB5A90" w14:textId="77777777" w:rsidR="00146305" w:rsidRPr="00146305" w:rsidRDefault="00146305" w:rsidP="00146305">
      <w:pPr>
        <w:pStyle w:val="FirstParagraph"/>
      </w:pPr>
      <w:r w:rsidRPr="00146305">
        <w:t>Welcome to </w:t>
      </w:r>
      <w:r w:rsidRPr="00146305">
        <w:rPr>
          <w:b/>
          <w:bCs/>
        </w:rPr>
        <w:t>THE</w:t>
      </w:r>
      <w:r w:rsidRPr="00146305">
        <w:t> comprehensive guide to developing MySQL based applications on Microsoft Azure! Whether you are creating your first production application or improving an existing enterprise system, the guide will take you through the basics of MySQL fundamentals all the way to advanced architecture and design. From beginning to end, it is a content journey designed to help ensure your future or existing MySQL systems are performing at their best now and as usage grows.   </w:t>
      </w:r>
    </w:p>
    <w:p w14:paraId="1E2E3E5A" w14:textId="77777777" w:rsidR="00146305" w:rsidRPr="00146305" w:rsidRDefault="00146305" w:rsidP="00146305">
      <w:pPr>
        <w:pStyle w:val="FirstParagraph"/>
      </w:pPr>
      <w:r w:rsidRPr="00146305">
        <w:t>The topics and flow contained in this guide cover the advantages of migrating to or leveraging the many valuable Azure cloud services. Learn how easy and quick it is to create a useful application backed by Azure Database for MySQL. Why waste time building or researching highly available services when you can leverage the vast amount of robust services available in the Azure Marketplace? Learn and leverage! </w:t>
      </w:r>
    </w:p>
    <w:p w14:paraId="6F1AB5DE" w14:textId="77777777" w:rsidR="00146305" w:rsidRPr="00146305" w:rsidRDefault="00146305" w:rsidP="00146305">
      <w:pPr>
        <w:pStyle w:val="FirstParagraph"/>
      </w:pPr>
      <w:r w:rsidRPr="00146305">
        <w:t>Every company and project is unique. Insightful service descriptions and tool comparisons allow the reader to make choices that fit their environment, system, and budget needs. Proven industry architecture examples provide best practice jumpstarts allowing for solid architecture foundations and addressing compliance needs. </w:t>
      </w:r>
    </w:p>
    <w:p w14:paraId="6EC0082C" w14:textId="77777777" w:rsidR="00146305" w:rsidRPr="00146305" w:rsidRDefault="00146305" w:rsidP="00146305">
      <w:pPr>
        <w:pStyle w:val="FirstParagraph"/>
      </w:pPr>
      <w:r w:rsidRPr="00146305">
        <w:t>Development teams will understand the best architecture and security practices – avoiding the problems and costs of poor design. They will gain the knowledge to automate builds, package, test, and deliver applications to desired environments. Costs related to manual deployment tasks will be reduced or removed. </w:t>
      </w:r>
    </w:p>
    <w:p w14:paraId="58066A02" w14:textId="77777777" w:rsidR="00146305" w:rsidRPr="00146305" w:rsidRDefault="00146305" w:rsidP="00146305">
      <w:pPr>
        <w:pStyle w:val="FirstParagraph"/>
      </w:pPr>
      <w:r w:rsidRPr="00146305">
        <w:t>Building and deploying an application is not enough. The guide will cover how easy it is to monitor system uptime and performance in Azure.  Administrators will appreciate the realistic and straightforward troubleshooting tips that help keep downtime to a minimum and users happy. </w:t>
      </w:r>
    </w:p>
    <w:p w14:paraId="091DA978" w14:textId="77777777" w:rsidR="00146305" w:rsidRPr="00146305" w:rsidRDefault="00146305" w:rsidP="00146305">
      <w:pPr>
        <w:pStyle w:val="FirstParagraph"/>
      </w:pPr>
      <w:r w:rsidRPr="00146305">
        <w:t xml:space="preserve">The </w:t>
      </w:r>
      <w:proofErr w:type="gramStart"/>
      <w:r w:rsidRPr="00146305">
        <w:t>ultimate goal</w:t>
      </w:r>
      <w:proofErr w:type="gramEnd"/>
      <w:r w:rsidRPr="00146305">
        <w:t xml:space="preserve"> for you is to successfully deploy a stable, performant MySQL application running securely in Microsoft Azure using cloud best practices. Let's start the journey!  </w:t>
      </w:r>
    </w:p>
    <w:p w14:paraId="750186E9" w14:textId="122DC8F3" w:rsidR="00EC375C" w:rsidRDefault="00EC375C">
      <w:pPr>
        <w:pStyle w:val="BodyText"/>
      </w:pPr>
    </w:p>
    <w:p w14:paraId="56A19759" w14:textId="0182BA4B" w:rsidR="00EC375C" w:rsidRDefault="009F6E17">
      <w:pPr>
        <w:pStyle w:val="Heading2"/>
      </w:pPr>
      <w:bookmarkStart w:id="2" w:name="_Toc91504928"/>
      <w:bookmarkStart w:id="3" w:name="common-use-cases-for-mysql"/>
      <w:r>
        <w:t>Intro and c</w:t>
      </w:r>
      <w:r w:rsidR="009352C4">
        <w:t>ommon Use Cases for MySQL</w:t>
      </w:r>
      <w:bookmarkEnd w:id="2"/>
    </w:p>
    <w:p w14:paraId="1038112B" w14:textId="75CF0ED0" w:rsidR="00EC375C" w:rsidRDefault="009F6E17">
      <w:pPr>
        <w:pStyle w:val="FirstParagraph"/>
      </w:pPr>
      <w:r w:rsidRPr="009F6E17">
        <w:t>MySQL is a relational database management system based on SQL – Structured Query Language</w:t>
      </w:r>
      <w:r>
        <w:t xml:space="preserve">.  </w:t>
      </w:r>
      <w:r w:rsidR="009352C4">
        <w:t xml:space="preserve">MySQL supports a rich set of SQL query capabilities and offers excellent performance through storage engines optimized for transactional and non-transactional workloads, in-memory processing, and robust server configuration through modules. </w:t>
      </w:r>
      <w:r w:rsidR="007407C8">
        <w:t xml:space="preserve"> </w:t>
      </w:r>
      <w:r w:rsidR="007407C8" w:rsidRPr="007407C8">
        <w:t>Customers can use their existing frameworks and languages to ensure that a migration does</w:t>
      </w:r>
      <w:r w:rsidR="007407C8">
        <w:t xml:space="preserve"> not</w:t>
      </w:r>
      <w:r w:rsidR="007407C8" w:rsidRPr="007407C8">
        <w:t xml:space="preserve"> disrupt any business activity. </w:t>
      </w:r>
      <w:r w:rsidR="007407C8">
        <w:t xml:space="preserve"> </w:t>
      </w:r>
      <w:r w:rsidR="009352C4">
        <w:t xml:space="preserve">Consult the </w:t>
      </w:r>
      <w:hyperlink r:id="rId8">
        <w:r w:rsidR="009352C4">
          <w:rPr>
            <w:rStyle w:val="FootnoteReference"/>
          </w:rPr>
          <w:t>MySQL Documentation</w:t>
        </w:r>
      </w:hyperlink>
      <w:r w:rsidR="009352C4">
        <w:t xml:space="preserve"> for a more in-depth review of MySQL’s features.</w:t>
      </w:r>
    </w:p>
    <w:p w14:paraId="51F75E4F" w14:textId="796B0523" w:rsidR="00EC375C" w:rsidRDefault="009352C4">
      <w:pPr>
        <w:pStyle w:val="BodyText"/>
      </w:pPr>
      <w:r>
        <w:t xml:space="preserve">One of the most common use cases for MySQL databases </w:t>
      </w:r>
      <w:r w:rsidR="00AD672B">
        <w:t>are</w:t>
      </w:r>
      <w:r w:rsidR="00AD672B">
        <w:t xml:space="preserve"> </w:t>
      </w:r>
      <w:r>
        <w:t xml:space="preserve">web applications. Due to MySQL’s scalability, popular content management systems, such as </w:t>
      </w:r>
      <w:hyperlink r:id="rId9">
        <w:r>
          <w:rPr>
            <w:rStyle w:val="FootnoteReference"/>
          </w:rPr>
          <w:t>WordPress</w:t>
        </w:r>
      </w:hyperlink>
      <w:r>
        <w:t xml:space="preserve"> and </w:t>
      </w:r>
      <w:hyperlink r:id="rId10">
        <w:r>
          <w:rPr>
            <w:rStyle w:val="FootnoteReference"/>
          </w:rPr>
          <w:t>Drupal</w:t>
        </w:r>
      </w:hyperlink>
      <w:r>
        <w:t xml:space="preserve"> utilize it for </w:t>
      </w:r>
      <w:r w:rsidR="009F6E17">
        <w:t xml:space="preserve">data </w:t>
      </w:r>
      <w:r>
        <w:t>persistence. More broadly, LAMP apps, which integrate Linux, Apache, MySQL, and PHP, leverage scalable web servers, languages, and database engines to serve a large fraction of global web services.</w:t>
      </w:r>
    </w:p>
    <w:p w14:paraId="19E9E5AD" w14:textId="77777777" w:rsidR="00EC375C" w:rsidRDefault="009352C4">
      <w:pPr>
        <w:pStyle w:val="Heading3"/>
      </w:pPr>
      <w:bookmarkStart w:id="4" w:name="comparison-with-other-rdbms-offerings"/>
      <w:r>
        <w:t>Comparison with Other RDBMS Offerings</w:t>
      </w:r>
    </w:p>
    <w:p w14:paraId="3D1CE3AE" w14:textId="33967B5B" w:rsidR="00EC375C" w:rsidRDefault="009352C4">
      <w:pPr>
        <w:pStyle w:val="FirstParagraph"/>
      </w:pPr>
      <w:r>
        <w:t>Though MySQL has a distinct set of advantages, it competes with a vast number of other relational database offerings. Though the emphasis of this guide is operating MySQL on Azure to architect scalable applications, it is important to be aware of other offerings, notably MariaDB.</w:t>
      </w:r>
      <w:r w:rsidR="002D2B0B">
        <w:t xml:space="preserve">  MariaDB was a forked from the MySQL code base when Oracle purchased MySQL.</w:t>
      </w:r>
    </w:p>
    <w:p w14:paraId="18576F24" w14:textId="77777777" w:rsidR="00EC375C" w:rsidRDefault="009352C4">
      <w:pPr>
        <w:pStyle w:val="BodyText"/>
      </w:pPr>
      <w:r>
        <w:t>While MariaDB is compatible with the MySQL protocol, the project is not managed by Oracle, and its maintainers claim that this allows them to better compete with proprietary databases. However, MySQL has over twenty years of development experience, and businesses appreciate the platform’s maturity.</w:t>
      </w:r>
    </w:p>
    <w:p w14:paraId="6D4F8540" w14:textId="175AE6AF" w:rsidR="00EC375C" w:rsidRDefault="009352C4">
      <w:pPr>
        <w:pStyle w:val="BodyText"/>
      </w:pPr>
      <w:r>
        <w:t xml:space="preserve">Another popular </w:t>
      </w:r>
      <w:r w:rsidR="00FE2C59">
        <w:t>open-source</w:t>
      </w:r>
      <w:r>
        <w:t xml:space="preserve"> MySQL competitor is PostgreSQL. MySQL supports many of the advanced features of PostgreSQL, such as JSON storage, replication and failover, and partitioning, in an </w:t>
      </w:r>
      <w:r w:rsidR="00FE2C59">
        <w:t>easy-to-use</w:t>
      </w:r>
      <w:r>
        <w:t xml:space="preserve"> manner.</w:t>
      </w:r>
      <w:r w:rsidR="009F6E17">
        <w:t xml:space="preserve">  </w:t>
      </w:r>
      <w:hyperlink r:id="rId11" w:history="1">
        <w:r w:rsidR="009F6E17" w:rsidRPr="007407C8">
          <w:rPr>
            <w:rStyle w:val="Hyperlink"/>
          </w:rPr>
          <w:t xml:space="preserve">Choosing between Azure </w:t>
        </w:r>
        <w:r w:rsidR="007407C8">
          <w:rPr>
            <w:rStyle w:val="Hyperlink"/>
          </w:rPr>
          <w:t xml:space="preserve">database for </w:t>
        </w:r>
        <w:r w:rsidR="009F6E17" w:rsidRPr="007407C8">
          <w:rPr>
            <w:rStyle w:val="Hyperlink"/>
          </w:rPr>
          <w:t>MySQL</w:t>
        </w:r>
      </w:hyperlink>
      <w:r w:rsidR="007407C8">
        <w:t xml:space="preserve"> and PostgreSQL.</w:t>
      </w:r>
    </w:p>
    <w:p w14:paraId="1EB7EBE7" w14:textId="77777777" w:rsidR="00EC375C" w:rsidRDefault="009352C4">
      <w:pPr>
        <w:pStyle w:val="Heading2"/>
      </w:pPr>
      <w:bookmarkStart w:id="5" w:name="_Toc91504929"/>
      <w:bookmarkStart w:id="6" w:name="deployment-models"/>
      <w:bookmarkEnd w:id="3"/>
      <w:bookmarkEnd w:id="4"/>
      <w:r>
        <w:t>Deployment Models</w:t>
      </w:r>
      <w:bookmarkEnd w:id="5"/>
    </w:p>
    <w:p w14:paraId="10E1B5F1" w14:textId="77777777" w:rsidR="00EC375C" w:rsidRDefault="009352C4">
      <w:pPr>
        <w:pStyle w:val="FirstParagraph"/>
      </w:pPr>
      <w:r>
        <w:t>MySQL has a plethora of deployment options for development and production environments alike.</w:t>
      </w:r>
    </w:p>
    <w:p w14:paraId="3E0D9ACB" w14:textId="77777777" w:rsidR="00EC375C" w:rsidRDefault="009352C4">
      <w:pPr>
        <w:pStyle w:val="Heading3"/>
      </w:pPr>
      <w:bookmarkStart w:id="7" w:name="on-premises"/>
      <w:r>
        <w:t>On-premises</w:t>
      </w:r>
    </w:p>
    <w:p w14:paraId="2AF83916" w14:textId="35E0ED12" w:rsidR="00EC375C" w:rsidRDefault="009352C4">
      <w:pPr>
        <w:pStyle w:val="FirstParagraph"/>
      </w:pPr>
      <w:r>
        <w:t xml:space="preserve">MySQL is a cross-platform offering, and corporations can utilize their on-premises hardware to deploy highly-available MySQL configurations. </w:t>
      </w:r>
      <w:r w:rsidR="00AA7729">
        <w:t>MySQL o</w:t>
      </w:r>
      <w:r>
        <w:t xml:space="preserve">n-premises deployments </w:t>
      </w:r>
      <w:r w:rsidR="00D67F3C">
        <w:t xml:space="preserve">are highly configurable, but </w:t>
      </w:r>
      <w:r>
        <w:t xml:space="preserve">require significant </w:t>
      </w:r>
      <w:r w:rsidR="002E1AB4">
        <w:t xml:space="preserve">upfront </w:t>
      </w:r>
      <w:r>
        <w:t>capital expenditure</w:t>
      </w:r>
      <w:r w:rsidR="00953611">
        <w:t xml:space="preserve"> </w:t>
      </w:r>
      <w:r w:rsidR="00D67F3C">
        <w:t xml:space="preserve">and </w:t>
      </w:r>
      <w:r w:rsidR="00953611">
        <w:t xml:space="preserve">have the disadvantages of </w:t>
      </w:r>
      <w:r w:rsidR="00D67F3C">
        <w:t>hardware</w:t>
      </w:r>
      <w:r w:rsidR="00AA7729">
        <w:t>/OS</w:t>
      </w:r>
      <w:r w:rsidR="00953611">
        <w:t xml:space="preserve"> maintenance</w:t>
      </w:r>
      <w:r>
        <w:t>.</w:t>
      </w:r>
    </w:p>
    <w:p w14:paraId="0FB2C495" w14:textId="77777777" w:rsidR="00EC375C" w:rsidRDefault="009352C4">
      <w:pPr>
        <w:pStyle w:val="Heading3"/>
      </w:pPr>
      <w:bookmarkStart w:id="8" w:name="docker"/>
      <w:bookmarkEnd w:id="7"/>
      <w:commentRangeStart w:id="9"/>
      <w:r>
        <w:t>Docker</w:t>
      </w:r>
      <w:commentRangeEnd w:id="9"/>
      <w:r w:rsidR="002E1AB4">
        <w:rPr>
          <w:rStyle w:val="CommentReference"/>
          <w:rFonts w:asciiTheme="minorHAnsi" w:eastAsiaTheme="minorHAnsi" w:hAnsiTheme="minorHAnsi" w:cstheme="minorBidi"/>
          <w:b w:val="0"/>
          <w:bCs w:val="0"/>
          <w:color w:val="auto"/>
        </w:rPr>
        <w:commentReference w:id="9"/>
      </w:r>
    </w:p>
    <w:p w14:paraId="582C3576" w14:textId="01A52A34" w:rsidR="00EC375C" w:rsidRDefault="009352C4">
      <w:pPr>
        <w:pStyle w:val="FirstParagraph"/>
      </w:pPr>
      <w:r>
        <w:t xml:space="preserve">MySQL offers a </w:t>
      </w:r>
      <w:hyperlink r:id="rId16">
        <w:r>
          <w:rPr>
            <w:rStyle w:val="FootnoteReference"/>
          </w:rPr>
          <w:t>Docker image</w:t>
        </w:r>
      </w:hyperlink>
      <w:r>
        <w:t xml:space="preserve"> to operate MySQL in containerized applications. Containerized MySQL can persist data to the machine with the Docker runtime, and it can even operate from an existing MySQL data directory.</w:t>
      </w:r>
      <w:r w:rsidR="00953611">
        <w:t xml:space="preserve">  Containerized applications </w:t>
      </w:r>
      <w:r w:rsidR="00D67F3C">
        <w:t>are</w:t>
      </w:r>
      <w:r w:rsidR="00953611">
        <w:t xml:space="preserve"> flexibl</w:t>
      </w:r>
      <w:r w:rsidR="00D67F3C">
        <w:t>e, cost-effective,</w:t>
      </w:r>
      <w:r w:rsidR="00953611">
        <w:t xml:space="preserve"> and deploy</w:t>
      </w:r>
      <w:r w:rsidR="00D67F3C">
        <w:t xml:space="preserve"> quickly</w:t>
      </w:r>
      <w:r w:rsidR="00953611">
        <w:t>.</w:t>
      </w:r>
    </w:p>
    <w:p w14:paraId="330BC596" w14:textId="77777777" w:rsidR="00EC375C" w:rsidRDefault="009352C4">
      <w:pPr>
        <w:pStyle w:val="Heading3"/>
      </w:pPr>
      <w:bookmarkStart w:id="10" w:name="other-clouds"/>
      <w:bookmarkEnd w:id="8"/>
      <w:r>
        <w:t>Other Clouds</w:t>
      </w:r>
    </w:p>
    <w:p w14:paraId="65A7DD89" w14:textId="77777777" w:rsidR="00EC375C" w:rsidRDefault="009352C4">
      <w:pPr>
        <w:pStyle w:val="FirstParagraph"/>
      </w:pPr>
      <w:r>
        <w:t xml:space="preserve">MySQL databases can be deployed on other public cloud platforms by utilizing VMs, such as Amazon EC2; this is known as an </w:t>
      </w:r>
      <w:r>
        <w:rPr>
          <w:i/>
          <w:iCs/>
        </w:rPr>
        <w:t>IaaS</w:t>
      </w:r>
      <w:r>
        <w:t xml:space="preserve"> deployment. However, these platforms offer their own managed MySQL </w:t>
      </w:r>
      <w:commentRangeStart w:id="11"/>
      <w:commentRangeStart w:id="12"/>
      <w:r>
        <w:t xml:space="preserve">products, such as </w:t>
      </w:r>
      <w:hyperlink r:id="rId17">
        <w:r>
          <w:rPr>
            <w:rStyle w:val="FootnoteReference"/>
          </w:rPr>
          <w:t>Amazon RDS for MySQL</w:t>
        </w:r>
      </w:hyperlink>
      <w:commentRangeEnd w:id="11"/>
      <w:r w:rsidR="002E1AB4">
        <w:rPr>
          <w:rStyle w:val="CommentReference"/>
        </w:rPr>
        <w:commentReference w:id="11"/>
      </w:r>
      <w:commentRangeEnd w:id="12"/>
      <w:r w:rsidR="001C7652">
        <w:rPr>
          <w:rStyle w:val="CommentReference"/>
        </w:rPr>
        <w:commentReference w:id="12"/>
      </w:r>
      <w:r>
        <w:t xml:space="preserve"> and </w:t>
      </w:r>
      <w:hyperlink r:id="rId18" w:anchor="docs">
        <w:r>
          <w:rPr>
            <w:rStyle w:val="FootnoteReference"/>
          </w:rPr>
          <w:t>Google Cloud SQL for MySQL</w:t>
        </w:r>
      </w:hyperlink>
      <w:r>
        <w:t>. # Introduction to hosting MySQL on Azure</w:t>
      </w:r>
    </w:p>
    <w:p w14:paraId="73EACCFF" w14:textId="77777777" w:rsidR="00EC375C" w:rsidRDefault="009352C4">
      <w:pPr>
        <w:pStyle w:val="BodyText"/>
      </w:pPr>
      <w:r>
        <w:t>Now that you understand the benefits of a MySQL deployment and a few common models to operate MySQL, this section explains approaches to host MySQL on Azure and the advantages of the Azure platform.</w:t>
      </w:r>
    </w:p>
    <w:p w14:paraId="11C758FC" w14:textId="77777777" w:rsidR="00EC375C" w:rsidRDefault="009352C4">
      <w:pPr>
        <w:pStyle w:val="Heading2"/>
      </w:pPr>
      <w:bookmarkStart w:id="13" w:name="_Toc91504930"/>
      <w:bookmarkStart w:id="14" w:name="azure-platform"/>
      <w:bookmarkEnd w:id="6"/>
      <w:bookmarkEnd w:id="10"/>
      <w:r>
        <w:t>Azure Platform</w:t>
      </w:r>
      <w:bookmarkEnd w:id="13"/>
    </w:p>
    <w:p w14:paraId="27AD8940" w14:textId="73EC0639" w:rsidR="00EC375C" w:rsidRDefault="00EC375C">
      <w:pPr>
        <w:pStyle w:val="FirstParagraph"/>
      </w:pPr>
    </w:p>
    <w:p w14:paraId="47771D96" w14:textId="77777777" w:rsidR="00EC375C" w:rsidRDefault="009352C4">
      <w:pPr>
        <w:pStyle w:val="Heading3"/>
      </w:pPr>
      <w:bookmarkStart w:id="15" w:name="advantages"/>
      <w:r>
        <w:t>Advantages</w:t>
      </w:r>
    </w:p>
    <w:p w14:paraId="3FB6EC51" w14:textId="4D629CD9" w:rsidR="00EC375C" w:rsidRDefault="009352C4">
      <w:pPr>
        <w:pStyle w:val="FirstParagraph"/>
      </w:pPr>
      <w:r>
        <w:t xml:space="preserve">The Azure platform is trusted by millions of customers and </w:t>
      </w:r>
      <w:r w:rsidR="001C7652">
        <w:t xml:space="preserve">there are </w:t>
      </w:r>
      <w:r>
        <w:t xml:space="preserve">over 90,000 Cloud Solution Providers partnered with Microsoft. Azure allows firms to easily modernize their applications, expedite application development, and tailor their applications for their industries. In fact, according to internal Microsoft research, 85% of Fortune 100 companies have employed Azure AI solutions to innovate and greatly reduce their time to market for new features. Moreover, a </w:t>
      </w:r>
      <w:hyperlink r:id="rId19">
        <w:r>
          <w:rPr>
            <w:rStyle w:val="FootnoteReference"/>
          </w:rPr>
          <w:t>July 2020 Forrester study</w:t>
        </w:r>
      </w:hyperlink>
      <w:r>
        <w:t xml:space="preserve"> found that the studied group of Microsoft partners increased their gross margin by 12% due to customer demand for Azure solutions.</w:t>
      </w:r>
      <w:r w:rsidR="006F002B">
        <w:t xml:space="preserve">  MySQL is a cost effective database engine</w:t>
      </w:r>
      <w:r w:rsidR="00473E13">
        <w:t xml:space="preserve"> and</w:t>
      </w:r>
      <w:r w:rsidR="006F002B">
        <w:t xml:space="preserve"> </w:t>
      </w:r>
      <w:r w:rsidR="00473E13">
        <w:t>t</w:t>
      </w:r>
      <w:r w:rsidR="006F002B">
        <w:t>he Azure platform offers a high level of quality of support</w:t>
      </w:r>
      <w:r w:rsidR="00473E13">
        <w:t xml:space="preserve"> service</w:t>
      </w:r>
      <w:r w:rsidR="00E810CB">
        <w:t xml:space="preserve"> to </w:t>
      </w:r>
      <w:r w:rsidR="00CA1FB8">
        <w:t xml:space="preserve">meet </w:t>
      </w:r>
      <w:r w:rsidR="00E810CB">
        <w:t>the enterprise needs</w:t>
      </w:r>
      <w:r w:rsidR="006F002B">
        <w:t>.</w:t>
      </w:r>
    </w:p>
    <w:p w14:paraId="6794BDAF" w14:textId="77777777" w:rsidR="00EC375C" w:rsidRDefault="009352C4">
      <w:pPr>
        <w:pStyle w:val="BodyText"/>
      </w:pPr>
      <w:r>
        <w:t xml:space="preserve">By offering solutions on Azure, ISVs can access the largest B2B market. In addition, through the </w:t>
      </w:r>
      <w:hyperlink r:id="rId20">
        <w:r>
          <w:rPr>
            <w:rStyle w:val="FootnoteReference"/>
          </w:rPr>
          <w:t>Azure Partner Builder’s Program</w:t>
        </w:r>
      </w:hyperlink>
      <w:r>
        <w:t>, Azure assists ISVs with offering their solutions for customers to evaluate, purchase, and deploy.</w:t>
      </w:r>
    </w:p>
    <w:p w14:paraId="503DCFBE" w14:textId="77777777" w:rsidR="00EC375C" w:rsidRDefault="009352C4">
      <w:pPr>
        <w:pStyle w:val="BodyText"/>
      </w:pPr>
      <w:r>
        <w:t xml:space="preserve">Azure’s development tools, such as Visual Studio and low-code Power Apps, are part of the platform’s meteoric success. Companies that adopt capable, modern tools are 65% more innovative, according to a </w:t>
      </w:r>
      <w:hyperlink r:id="rId21">
        <w:r>
          <w:rPr>
            <w:rStyle w:val="FootnoteReference"/>
          </w:rPr>
          <w:t>2020 McKinsey &amp; Company report.</w:t>
        </w:r>
      </w:hyperlink>
    </w:p>
    <w:p w14:paraId="6E579ED0" w14:textId="77777777" w:rsidR="00EC375C" w:rsidRDefault="009352C4">
      <w:pPr>
        <w:pStyle w:val="Figure"/>
      </w:pPr>
      <w:r>
        <w:rPr>
          <w:noProof/>
        </w:rPr>
        <w:drawing>
          <wp:inline distT="0" distB="0" distL="0" distR="0" wp14:anchorId="5C4A1F76" wp14:editId="22A5DEAA">
            <wp:extent cx="5334000" cy="2991826"/>
            <wp:effectExtent l="0" t="0" r="0" b="0"/>
            <wp:docPr id="36"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37" name="Picture" descr="media/ISV-Tech-Builders-tools.png"/>
                    <pic:cNvPicPr>
                      <a:picLocks noChangeAspect="1" noChangeArrowheads="1"/>
                    </pic:cNvPicPr>
                  </pic:nvPicPr>
                  <pic:blipFill>
                    <a:blip r:embed="rId22"/>
                    <a:stretch>
                      <a:fillRect/>
                    </a:stretch>
                  </pic:blipFill>
                  <pic:spPr bwMode="auto">
                    <a:xfrm>
                      <a:off x="0" y="0"/>
                      <a:ext cx="5334000" cy="2991826"/>
                    </a:xfrm>
                    <a:prstGeom prst="rect">
                      <a:avLst/>
                    </a:prstGeom>
                    <a:noFill/>
                    <a:ln w="9525">
                      <a:noFill/>
                      <a:headEnd/>
                      <a:tailEnd/>
                    </a:ln>
                  </pic:spPr>
                </pic:pic>
              </a:graphicData>
            </a:graphic>
          </wp:inline>
        </w:drawing>
      </w:r>
    </w:p>
    <w:p w14:paraId="327475E5" w14:textId="77777777" w:rsidR="00EC375C" w:rsidRDefault="009352C4">
      <w:pPr>
        <w:pStyle w:val="TableCaption"/>
      </w:pPr>
      <w:r>
        <w:t>This image demonstrates common development tools on the Microsoft cloud platform to expedite application development.</w:t>
      </w:r>
    </w:p>
    <w:p w14:paraId="38DB8E0F" w14:textId="77777777" w:rsidR="00EC375C" w:rsidRDefault="009352C4">
      <w:pPr>
        <w:pStyle w:val="Heading3"/>
      </w:pPr>
      <w:bookmarkStart w:id="16" w:name="free-subscription-offering"/>
      <w:bookmarkEnd w:id="15"/>
      <w:r>
        <w:t>Free Subscription Offering</w:t>
      </w:r>
    </w:p>
    <w:p w14:paraId="59E5B44F" w14:textId="77777777" w:rsidR="00EC375C" w:rsidRDefault="009352C4">
      <w:pPr>
        <w:pStyle w:val="FirstParagraph"/>
      </w:pPr>
      <w:r>
        <w:t xml:space="preserve">To facilitate developers’ adoption of Azure, Microsoft offers a </w:t>
      </w:r>
      <w:hyperlink r:id="rId23">
        <w:r>
          <w:rPr>
            <w:rStyle w:val="FootnoteReference"/>
          </w:rPr>
          <w:t>free subscription</w:t>
        </w:r>
      </w:hyperlink>
      <w:r>
        <w:t xml:space="preserve"> with $200 credit, applicable for thirty days; yearlong access to free quotas for popular services, including Azure Database for MySQL; and access to always free Azure service tiers.</w:t>
      </w:r>
    </w:p>
    <w:p w14:paraId="5C4312E3" w14:textId="77777777" w:rsidR="00EC375C" w:rsidRDefault="009352C4">
      <w:pPr>
        <w:pStyle w:val="Heading2"/>
      </w:pPr>
      <w:bookmarkStart w:id="17" w:name="_Toc91504931"/>
      <w:bookmarkStart w:id="18" w:name="mysql-on-azure-hosting-options"/>
      <w:bookmarkEnd w:id="14"/>
      <w:bookmarkEnd w:id="16"/>
      <w:r>
        <w:t>MySQL on Azure Hosting Options</w:t>
      </w:r>
      <w:bookmarkEnd w:id="17"/>
    </w:p>
    <w:p w14:paraId="143886A7" w14:textId="77777777" w:rsidR="00EC375C" w:rsidRDefault="009352C4">
      <w:pPr>
        <w:pStyle w:val="FirstParagraph"/>
      </w:pPr>
      <w:r>
        <w:t>The concepts IaaS (Infrastructure as a Service) and PaaS (Platform as a Service) describe the responsibilities of the public cloud provider and the enterprise customer to manage their data. Both approaches are common to host MySQL on Azure.</w:t>
      </w:r>
    </w:p>
    <w:p w14:paraId="579275A1" w14:textId="77777777" w:rsidR="00EC375C" w:rsidRDefault="009352C4">
      <w:pPr>
        <w:pStyle w:val="Heading3"/>
      </w:pPr>
      <w:bookmarkStart w:id="19" w:name="iaas"/>
      <w:r>
        <w:t>IaaS</w:t>
      </w:r>
    </w:p>
    <w:p w14:paraId="28B78DD6" w14:textId="77777777" w:rsidR="00EC375C" w:rsidRDefault="009352C4">
      <w:pPr>
        <w:pStyle w:val="FirstParagraph"/>
      </w:pPr>
      <w:r>
        <w:t>In the IaaS model, developers deploy MySQL on Azure Virtual Machines. This provides the customer with the flexibility to choose when to patch the VM OS and MySQL engine, and the option to install other software on the database server, such as antivirus utilities. Microsoft is responsible for the underlying VM hardware that constitutes the Azure infrastructure.</w:t>
      </w:r>
    </w:p>
    <w:p w14:paraId="24C9173F" w14:textId="77777777" w:rsidR="00EC375C" w:rsidRDefault="009352C4">
      <w:pPr>
        <w:pStyle w:val="BodyText"/>
      </w:pPr>
      <w:r>
        <w:t>Because IaaS MySQL hosting gives greater control over the MySQL database engine and the OS, many organizations choose it to migrate on-premises solutions while minimizing capital expenditure.</w:t>
      </w:r>
    </w:p>
    <w:p w14:paraId="518D90D2" w14:textId="77777777" w:rsidR="00EC375C" w:rsidRDefault="009352C4">
      <w:pPr>
        <w:pStyle w:val="Heading3"/>
      </w:pPr>
      <w:bookmarkStart w:id="20" w:name="paas-dbaas"/>
      <w:bookmarkEnd w:id="19"/>
      <w:r>
        <w:t>PaaS (DBaaS)</w:t>
      </w:r>
    </w:p>
    <w:p w14:paraId="3EF9A653" w14:textId="77777777" w:rsidR="00EC375C" w:rsidRDefault="009352C4">
      <w:pPr>
        <w:pStyle w:val="FirstParagraph"/>
      </w:pPr>
      <w:r>
        <w:t>In the PaaS model, developers deploy a managed MySQL environment on Azure. Unlike IaaS, they cede control over patching the MySQL engine and OS to the Azure platform, and Azure automates many administrative tasks, like providing high availability, backups, and protecting data.</w:t>
      </w:r>
    </w:p>
    <w:p w14:paraId="0A6E966C" w14:textId="77777777" w:rsidR="00EC375C" w:rsidRDefault="009352C4">
      <w:pPr>
        <w:pStyle w:val="BodyText"/>
      </w:pPr>
      <w:r>
        <w:t>Like IaaS, customers are still responsible for managing query performance, database access, and database objects, such as indexes. It is suitable for applications where the MySQL configuration exposed by Azure is sufficient and access to the OS is unnecessary.</w:t>
      </w:r>
    </w:p>
    <w:p w14:paraId="4F8D5FA9" w14:textId="77777777" w:rsidR="00EC375C" w:rsidRDefault="009352C4">
      <w:pPr>
        <w:pStyle w:val="BodyText"/>
      </w:pPr>
      <w:r>
        <w:t xml:space="preserve">The Azure DBaaS MySQL offering is </w:t>
      </w:r>
      <w:hyperlink r:id="rId24" w:anchor="features">
        <w:r>
          <w:rPr>
            <w:rStyle w:val="FootnoteReference"/>
          </w:rPr>
          <w:t>Azure Database for MySQL</w:t>
        </w:r>
      </w:hyperlink>
      <w:r>
        <w:t>, which is based on MySQL community edition and supports common administration tools and programming languages. As addressed in further depth, Microsoft provides multiple deployment modes to alleviate the weaknesses of PaaS databases.</w:t>
      </w:r>
    </w:p>
    <w:p w14:paraId="7D9BB999" w14:textId="77777777" w:rsidR="00EC375C" w:rsidRDefault="009352C4">
      <w:pPr>
        <w:pStyle w:val="Heading1"/>
      </w:pPr>
      <w:bookmarkStart w:id="21" w:name="_Toc91504932"/>
      <w:bookmarkStart w:id="22" w:name="introduction-to-azure"/>
      <w:bookmarkEnd w:id="1"/>
      <w:bookmarkEnd w:id="18"/>
      <w:bookmarkEnd w:id="20"/>
      <w:r>
        <w:t>Introduction to Azure</w:t>
      </w:r>
      <w:bookmarkEnd w:id="21"/>
    </w:p>
    <w:p w14:paraId="5A2C0F4D" w14:textId="77777777" w:rsidR="00EC375C" w:rsidRDefault="009352C4">
      <w:pPr>
        <w:pStyle w:val="FirstParagraph"/>
      </w:pPr>
      <w:r>
        <w:t>Now that you understand why millions of users choose Azure, and the basic database deployment models on the cloud (IaaS vs. PaaS), this document will provide more theory about how developers interact with Azure.</w:t>
      </w:r>
    </w:p>
    <w:p w14:paraId="6753EC64" w14:textId="40B79F22" w:rsidR="00EC375C" w:rsidRDefault="000500BB">
      <w:pPr>
        <w:pStyle w:val="BodyText"/>
      </w:pPr>
      <w:hyperlink r:id="rId25">
        <w:r w:rsidR="009352C4">
          <w:rPr>
            <w:rStyle w:val="FootnoteReference"/>
          </w:rPr>
          <w:t>Azure Fundamentals Microsoft Learn Module</w:t>
        </w:r>
      </w:hyperlink>
      <w:r w:rsidR="009352C4">
        <w:t xml:space="preserve"> demonstrates how IaaS and PaaS can classify Azure services. Moreover, Azure empowers flexible </w:t>
      </w:r>
      <w:r w:rsidR="009352C4">
        <w:rPr>
          <w:i/>
          <w:iCs/>
        </w:rPr>
        <w:t>hybrid cloud</w:t>
      </w:r>
      <w:r w:rsidR="009352C4">
        <w:t xml:space="preserve"> deployments and supports a variety of common tools, such as Visual Studio and the Azure CLI, to manage Azure environments.</w:t>
      </w:r>
    </w:p>
    <w:p w14:paraId="19A095FE" w14:textId="77777777" w:rsidR="00EC375C" w:rsidRDefault="009352C4">
      <w:pPr>
        <w:pStyle w:val="Figure"/>
      </w:pPr>
      <w:r>
        <w:rPr>
          <w:noProof/>
        </w:rPr>
        <w:drawing>
          <wp:inline distT="0" distB="0" distL="0" distR="0" wp14:anchorId="505BEFB5" wp14:editId="7207C552">
            <wp:extent cx="5334000" cy="3036840"/>
            <wp:effectExtent l="0" t="0" r="0" b="0"/>
            <wp:docPr id="49" name="Picture" descr="This image shows the classification of Azure services into IaaS and PaaS categories." title="Categories of Azure services"/>
            <wp:cNvGraphicFramePr/>
            <a:graphic xmlns:a="http://schemas.openxmlformats.org/drawingml/2006/main">
              <a:graphicData uri="http://schemas.openxmlformats.org/drawingml/2006/picture">
                <pic:pic xmlns:pic="http://schemas.openxmlformats.org/drawingml/2006/picture">
                  <pic:nvPicPr>
                    <pic:cNvPr id="50" name="Picture" descr="./media/azure-services.png"/>
                    <pic:cNvPicPr>
                      <a:picLocks noChangeAspect="1" noChangeArrowheads="1"/>
                    </pic:cNvPicPr>
                  </pic:nvPicPr>
                  <pic:blipFill>
                    <a:blip r:embed="rId26"/>
                    <a:stretch>
                      <a:fillRect/>
                    </a:stretch>
                  </pic:blipFill>
                  <pic:spPr bwMode="auto">
                    <a:xfrm>
                      <a:off x="0" y="0"/>
                      <a:ext cx="5334000" cy="3036840"/>
                    </a:xfrm>
                    <a:prstGeom prst="rect">
                      <a:avLst/>
                    </a:prstGeom>
                    <a:noFill/>
                    <a:ln w="9525">
                      <a:noFill/>
                      <a:headEnd/>
                      <a:tailEnd/>
                    </a:ln>
                  </pic:spPr>
                </pic:pic>
              </a:graphicData>
            </a:graphic>
          </wp:inline>
        </w:drawing>
      </w:r>
    </w:p>
    <w:p w14:paraId="0D178C04" w14:textId="77777777" w:rsidR="006D2A92" w:rsidRDefault="005C2243">
      <w:pPr>
        <w:pStyle w:val="BodyText"/>
        <w:rPr>
          <w:ins w:id="23" w:author="Tim Henning" w:date="2022-01-08T16:33:00Z"/>
        </w:rPr>
      </w:pPr>
      <w:r>
        <w:t xml:space="preserve"> IaaS and PaaS Azure service classification and categories</w:t>
      </w:r>
      <w:ins w:id="24" w:author="Tim Henning" w:date="2022-01-08T16:33:00Z">
        <w:r w:rsidR="006D2A92">
          <w:t>.</w:t>
        </w:r>
      </w:ins>
    </w:p>
    <w:p w14:paraId="5DED280F" w14:textId="651FB960" w:rsidR="00EC375C" w:rsidRDefault="009352C4">
      <w:pPr>
        <w:pStyle w:val="BodyText"/>
      </w:pPr>
      <w:r>
        <w:t>Here is a summary of the Azure services used in the whitepaper scenario besides the managed MySQL offerings described previously.</w:t>
      </w:r>
    </w:p>
    <w:p w14:paraId="6E26A8C7" w14:textId="77777777" w:rsidR="00EC375C" w:rsidRDefault="009352C4">
      <w:pPr>
        <w:pStyle w:val="Compact"/>
        <w:numPr>
          <w:ilvl w:val="0"/>
          <w:numId w:val="2"/>
        </w:numPr>
      </w:pPr>
      <w:r>
        <w:rPr>
          <w:b/>
          <w:bCs/>
        </w:rPr>
        <w:t>Virtual Machines (IaaS)</w:t>
      </w:r>
      <w:r>
        <w:t>: You will begin by running a PHP sample application on an Azure Windows Server Virtual Machine.</w:t>
      </w:r>
    </w:p>
    <w:p w14:paraId="5C25D89F" w14:textId="77777777" w:rsidR="00EC375C" w:rsidRDefault="009352C4">
      <w:pPr>
        <w:pStyle w:val="Compact"/>
        <w:numPr>
          <w:ilvl w:val="0"/>
          <w:numId w:val="2"/>
        </w:numPr>
      </w:pPr>
      <w:r>
        <w:rPr>
          <w:b/>
          <w:bCs/>
        </w:rPr>
        <w:t>Azure App Service (PaaS)</w:t>
      </w:r>
      <w:r>
        <w:t>: You will deploy the PHP application to Azure App Service, a flexible, simple-to-use application hosting service.</w:t>
      </w:r>
    </w:p>
    <w:p w14:paraId="32F42F31" w14:textId="77777777" w:rsidR="00EC375C" w:rsidRDefault="009352C4">
      <w:pPr>
        <w:pStyle w:val="Compact"/>
        <w:numPr>
          <w:ilvl w:val="0"/>
          <w:numId w:val="2"/>
        </w:numPr>
      </w:pPr>
      <w:r>
        <w:rPr>
          <w:b/>
          <w:bCs/>
        </w:rPr>
        <w:t>Azure Container Instances (PaaS)</w:t>
      </w:r>
      <w:r>
        <w:t xml:space="preserve">: You will </w:t>
      </w:r>
      <w:r>
        <w:rPr>
          <w:i/>
          <w:iCs/>
        </w:rPr>
        <w:t>containerize</w:t>
      </w:r>
      <w:r>
        <w:t xml:space="preserve"> your app on the VM to operate in an environment isolated from other development tools installed on the system. Azure Container Instances provides a managed environment to operate containers.</w:t>
      </w:r>
    </w:p>
    <w:p w14:paraId="5CC34610" w14:textId="77777777" w:rsidR="00EC375C" w:rsidRDefault="009352C4">
      <w:pPr>
        <w:pStyle w:val="Compact"/>
        <w:numPr>
          <w:ilvl w:val="0"/>
          <w:numId w:val="2"/>
        </w:numPr>
      </w:pPr>
      <w:r>
        <w:rPr>
          <w:b/>
          <w:bCs/>
        </w:rPr>
        <w:t>Azure Kubernetes Service (PaaS)</w:t>
      </w:r>
      <w:r>
        <w:t>: AKS also hosts containerized apps, but it is optimized for more advanced orchestration scenarios, such as high availability.</w:t>
      </w:r>
    </w:p>
    <w:p w14:paraId="4A63B6CB" w14:textId="77777777" w:rsidR="00EC375C" w:rsidRDefault="009352C4">
      <w:pPr>
        <w:pStyle w:val="FirstParagraph"/>
      </w:pPr>
      <w:r>
        <w:t xml:space="preserve">This list is not exhaustive; for a more comprehensive view, consult the </w:t>
      </w:r>
      <w:hyperlink r:id="rId27">
        <w:r>
          <w:rPr>
            <w:rStyle w:val="FootnoteReference"/>
          </w:rPr>
          <w:t>Azure Fundamentals Microsoft Learn</w:t>
        </w:r>
      </w:hyperlink>
      <w:r>
        <w:t xml:space="preserve"> module.</w:t>
      </w:r>
    </w:p>
    <w:p w14:paraId="6E68618F" w14:textId="604DD338" w:rsidR="00EC375C" w:rsidRDefault="009352C4">
      <w:pPr>
        <w:pStyle w:val="Heading2"/>
      </w:pPr>
      <w:bookmarkStart w:id="25" w:name="_Toc91504933"/>
      <w:bookmarkStart w:id="26" w:name="the-azure-management-hierarchy"/>
      <w:r>
        <w:t xml:space="preserve">The Azure </w:t>
      </w:r>
      <w:ins w:id="27" w:author="Tim Henning" w:date="2022-01-08T16:45:00Z">
        <w:r w:rsidR="00DF77D8">
          <w:t xml:space="preserve">Resource </w:t>
        </w:r>
      </w:ins>
      <w:r>
        <w:t>Management Hierarchy</w:t>
      </w:r>
      <w:bookmarkEnd w:id="25"/>
    </w:p>
    <w:p w14:paraId="3573A6A8" w14:textId="77777777" w:rsidR="00EC375C" w:rsidRDefault="009352C4">
      <w:pPr>
        <w:pStyle w:val="FirstParagraph"/>
      </w:pPr>
      <w:r>
        <w:t>Azure provides a flexible resource hierarchy to simplify cost management and security. This hierarchy consists of four levels:</w:t>
      </w:r>
    </w:p>
    <w:p w14:paraId="30CD50AD" w14:textId="77777777" w:rsidR="00EC375C" w:rsidRDefault="009352C4">
      <w:pPr>
        <w:pStyle w:val="Compact"/>
        <w:numPr>
          <w:ilvl w:val="0"/>
          <w:numId w:val="3"/>
        </w:numPr>
      </w:pPr>
      <w:r>
        <w:rPr>
          <w:b/>
          <w:bCs/>
        </w:rPr>
        <w:t>Management groups</w:t>
      </w:r>
      <w:r>
        <w:t>: Management groups consolidate multiple Azure subscriptions for compliance and security purposes.</w:t>
      </w:r>
    </w:p>
    <w:p w14:paraId="4F9CC7ED" w14:textId="77777777" w:rsidR="00EC375C" w:rsidRDefault="009352C4">
      <w:pPr>
        <w:pStyle w:val="Compact"/>
        <w:numPr>
          <w:ilvl w:val="0"/>
          <w:numId w:val="3"/>
        </w:numPr>
      </w:pPr>
      <w:r>
        <w:rPr>
          <w:b/>
          <w:bCs/>
        </w:rPr>
        <w:t>Subscriptions</w:t>
      </w:r>
      <w:r>
        <w:t>: Subscriptions govern cost control and access management. Azure users cannot provision Azure resources without a subscription.</w:t>
      </w:r>
    </w:p>
    <w:p w14:paraId="4CAEA916" w14:textId="77777777" w:rsidR="00EC375C" w:rsidRDefault="009352C4">
      <w:pPr>
        <w:pStyle w:val="Compact"/>
        <w:numPr>
          <w:ilvl w:val="0"/>
          <w:numId w:val="3"/>
        </w:numPr>
      </w:pPr>
      <w:r>
        <w:rPr>
          <w:b/>
          <w:bCs/>
        </w:rPr>
        <w:t>Resource groups</w:t>
      </w:r>
      <w:r>
        <w:t xml:space="preserve">: Resource groups consolidate the individual Azure resources for a given deployment. All provisioned Azure resources belong to one resource group. In this whitepaper, you will provision a </w:t>
      </w:r>
      <w:r>
        <w:rPr>
          <w:i/>
          <w:iCs/>
        </w:rPr>
        <w:t>resource group</w:t>
      </w:r>
      <w:r>
        <w:t xml:space="preserve"> in your </w:t>
      </w:r>
      <w:r>
        <w:rPr>
          <w:i/>
          <w:iCs/>
        </w:rPr>
        <w:t>subscription</w:t>
      </w:r>
      <w:r>
        <w:t xml:space="preserve"> to hold the required resources.</w:t>
      </w:r>
    </w:p>
    <w:p w14:paraId="63999099" w14:textId="77777777" w:rsidR="00EC375C" w:rsidRDefault="009352C4">
      <w:pPr>
        <w:pStyle w:val="Compact"/>
        <w:numPr>
          <w:ilvl w:val="1"/>
          <w:numId w:val="4"/>
        </w:numPr>
      </w:pPr>
      <w:r>
        <w:t>Resource groups have a geographic location that determines where metadata about that resource group is stored</w:t>
      </w:r>
    </w:p>
    <w:p w14:paraId="154D3518" w14:textId="77777777" w:rsidR="00EC375C" w:rsidRDefault="009352C4">
      <w:pPr>
        <w:pStyle w:val="Compact"/>
        <w:numPr>
          <w:ilvl w:val="0"/>
          <w:numId w:val="3"/>
        </w:numPr>
      </w:pPr>
      <w:r>
        <w:rPr>
          <w:b/>
          <w:bCs/>
        </w:rPr>
        <w:t>Resources</w:t>
      </w:r>
      <w:r>
        <w:t>: An Azure resource is an instance of a service. An Azure resource belongs to one resource group located in one subscription.</w:t>
      </w:r>
    </w:p>
    <w:p w14:paraId="4DFAA8B1" w14:textId="77777777" w:rsidR="00EC375C" w:rsidRDefault="009352C4">
      <w:pPr>
        <w:pStyle w:val="Compact"/>
        <w:numPr>
          <w:ilvl w:val="1"/>
          <w:numId w:val="5"/>
        </w:numPr>
      </w:pPr>
      <w:r>
        <w:t>Most Azure resources are provisioned in a particular region</w:t>
      </w:r>
    </w:p>
    <w:p w14:paraId="24267960" w14:textId="77777777" w:rsidR="00EC375C" w:rsidRDefault="009352C4">
      <w:pPr>
        <w:pStyle w:val="Figure"/>
      </w:pPr>
      <w:r>
        <w:rPr>
          <w:noProof/>
        </w:rPr>
        <w:drawing>
          <wp:inline distT="0" distB="0" distL="0" distR="0" wp14:anchorId="2F29E170" wp14:editId="74BA48E5">
            <wp:extent cx="4167738" cy="2704698"/>
            <wp:effectExtent l="0" t="0" r="0" b="0"/>
            <wp:docPr id="53" name="Picture" descr="This image shows Azure resource scopes." title="Azure resource scopes"/>
            <wp:cNvGraphicFramePr/>
            <a:graphic xmlns:a="http://schemas.openxmlformats.org/drawingml/2006/main">
              <a:graphicData uri="http://schemas.openxmlformats.org/drawingml/2006/picture">
                <pic:pic xmlns:pic="http://schemas.openxmlformats.org/drawingml/2006/picture">
                  <pic:nvPicPr>
                    <pic:cNvPr id="54" name="Picture" descr="./media/scope-levels.png"/>
                    <pic:cNvPicPr>
                      <a:picLocks noChangeAspect="1" noChangeArrowheads="1"/>
                    </pic:cNvPicPr>
                  </pic:nvPicPr>
                  <pic:blipFill>
                    <a:blip r:embed="rId28"/>
                    <a:stretch>
                      <a:fillRect/>
                    </a:stretch>
                  </pic:blipFill>
                  <pic:spPr bwMode="auto">
                    <a:xfrm>
                      <a:off x="0" y="0"/>
                      <a:ext cx="4167738" cy="2704698"/>
                    </a:xfrm>
                    <a:prstGeom prst="rect">
                      <a:avLst/>
                    </a:prstGeom>
                    <a:noFill/>
                    <a:ln w="9525">
                      <a:noFill/>
                      <a:headEnd/>
                      <a:tailEnd/>
                    </a:ln>
                  </pic:spPr>
                </pic:pic>
              </a:graphicData>
            </a:graphic>
          </wp:inline>
        </w:drawing>
      </w:r>
    </w:p>
    <w:p w14:paraId="730B2101" w14:textId="77777777" w:rsidR="00EC375C" w:rsidRDefault="009352C4">
      <w:pPr>
        <w:pStyle w:val="TableCaption"/>
      </w:pPr>
      <w:r>
        <w:t>This image shows Azure resource scopes.</w:t>
      </w:r>
    </w:p>
    <w:p w14:paraId="0CFE07FF" w14:textId="77777777" w:rsidR="00EC375C" w:rsidRDefault="009352C4">
      <w:pPr>
        <w:pStyle w:val="BodyText"/>
      </w:pPr>
      <w:r>
        <w:t xml:space="preserve">The </w:t>
      </w:r>
      <w:r>
        <w:rPr>
          <w:i/>
          <w:iCs/>
        </w:rPr>
        <w:t>Azure Resource Manager</w:t>
      </w:r>
      <w:r>
        <w:t xml:space="preserve"> governs interaction with Azure resources. All Azure management tools, including the CLI, PowerShell module, REST API, and browser-based Portal, interact with the Azure Resource Manager. Observe that security is built into Azure Resource Manager.</w:t>
      </w:r>
    </w:p>
    <w:p w14:paraId="08857305" w14:textId="77777777" w:rsidR="00EC375C" w:rsidRDefault="009352C4">
      <w:pPr>
        <w:pStyle w:val="Figure"/>
      </w:pPr>
      <w:r>
        <w:rPr>
          <w:noProof/>
        </w:rPr>
        <w:drawing>
          <wp:inline distT="0" distB="0" distL="0" distR="0" wp14:anchorId="298B76C6" wp14:editId="66584DE3">
            <wp:extent cx="5334000" cy="2807368"/>
            <wp:effectExtent l="0" t="0" r="0" b="0"/>
            <wp:docPr id="5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57" name="Picture" descr="media/consistent-management-layer.png"/>
                    <pic:cNvPicPr>
                      <a:picLocks noChangeAspect="1" noChangeArrowheads="1"/>
                    </pic:cNvPicPr>
                  </pic:nvPicPr>
                  <pic:blipFill>
                    <a:blip r:embed="rId29"/>
                    <a:stretch>
                      <a:fillRect/>
                    </a:stretch>
                  </pic:blipFill>
                  <pic:spPr bwMode="auto">
                    <a:xfrm>
                      <a:off x="0" y="0"/>
                      <a:ext cx="5334000" cy="2807368"/>
                    </a:xfrm>
                    <a:prstGeom prst="rect">
                      <a:avLst/>
                    </a:prstGeom>
                    <a:noFill/>
                    <a:ln w="9525">
                      <a:noFill/>
                      <a:headEnd/>
                      <a:tailEnd/>
                    </a:ln>
                  </pic:spPr>
                </pic:pic>
              </a:graphicData>
            </a:graphic>
          </wp:inline>
        </w:drawing>
      </w:r>
    </w:p>
    <w:p w14:paraId="029A2ED5" w14:textId="77777777" w:rsidR="00EC375C" w:rsidRDefault="009352C4">
      <w:pPr>
        <w:pStyle w:val="TableCaption"/>
      </w:pPr>
      <w:r>
        <w:t>This image demonstrates how the Azure Resource Manager provides a robust, secure interface to Azure resources.</w:t>
      </w:r>
    </w:p>
    <w:p w14:paraId="700354B4" w14:textId="77777777" w:rsidR="00EC375C" w:rsidRDefault="009352C4">
      <w:pPr>
        <w:pStyle w:val="BodyText"/>
      </w:pPr>
      <w:r>
        <w:t xml:space="preserve">After users and services authenticate with Azure, </w:t>
      </w:r>
      <w:r>
        <w:rPr>
          <w:i/>
          <w:iCs/>
        </w:rPr>
        <w:t>role-based access control</w:t>
      </w:r>
      <w:r>
        <w:t xml:space="preserve"> (RBAC), built on the Azure Resource Manager, dictates whether they are authorized to access a resource, modify the resource, or give other users and services access to that resource. RBAC consists of three parts:</w:t>
      </w:r>
    </w:p>
    <w:p w14:paraId="4AD5677E" w14:textId="77777777" w:rsidR="00EC375C" w:rsidRDefault="009352C4">
      <w:pPr>
        <w:pStyle w:val="Compact"/>
        <w:numPr>
          <w:ilvl w:val="0"/>
          <w:numId w:val="6"/>
        </w:numPr>
      </w:pPr>
      <w:r>
        <w:t xml:space="preserve">A </w:t>
      </w:r>
      <w:r>
        <w:rPr>
          <w:i/>
          <w:iCs/>
        </w:rPr>
        <w:t>role definition</w:t>
      </w:r>
      <w:r>
        <w:t xml:space="preserve"> describes a set of actions that can be performed. It can be broad or granular.</w:t>
      </w:r>
    </w:p>
    <w:p w14:paraId="77F01F1E" w14:textId="77777777" w:rsidR="00EC375C" w:rsidRDefault="009352C4">
      <w:pPr>
        <w:pStyle w:val="Compact"/>
        <w:numPr>
          <w:ilvl w:val="0"/>
          <w:numId w:val="6"/>
        </w:numPr>
      </w:pPr>
      <w:r>
        <w:t xml:space="preserve">A </w:t>
      </w:r>
      <w:r>
        <w:rPr>
          <w:i/>
          <w:iCs/>
        </w:rPr>
        <w:t>security principal</w:t>
      </w:r>
      <w:r>
        <w:t xml:space="preserve"> represents a user, a group of users, or a service.</w:t>
      </w:r>
    </w:p>
    <w:p w14:paraId="51E6B3A4" w14:textId="77777777" w:rsidR="00EC375C" w:rsidRDefault="009352C4">
      <w:pPr>
        <w:pStyle w:val="Compact"/>
        <w:numPr>
          <w:ilvl w:val="0"/>
          <w:numId w:val="6"/>
        </w:numPr>
      </w:pPr>
      <w:r>
        <w:t xml:space="preserve">The </w:t>
      </w:r>
      <w:r>
        <w:rPr>
          <w:i/>
          <w:iCs/>
        </w:rPr>
        <w:t>scope</w:t>
      </w:r>
      <w:r>
        <w:t xml:space="preserve"> dictates at what level a role assignment to a security principal applies.</w:t>
      </w:r>
    </w:p>
    <w:p w14:paraId="1A866A3B" w14:textId="77777777" w:rsidR="00EC375C" w:rsidRDefault="009352C4">
      <w:pPr>
        <w:pStyle w:val="FirstParagraph"/>
      </w:pPr>
      <w:r>
        <w:t xml:space="preserve">An example is assigning the </w:t>
      </w:r>
      <w:r>
        <w:rPr>
          <w:i/>
          <w:iCs/>
        </w:rPr>
        <w:t>Contributor</w:t>
      </w:r>
      <w:r>
        <w:t xml:space="preserve"> role over a resource group to a developer in your organization. In this case, the </w:t>
      </w:r>
      <w:r>
        <w:rPr>
          <w:i/>
          <w:iCs/>
        </w:rPr>
        <w:t>Contributor</w:t>
      </w:r>
      <w:r>
        <w:t xml:space="preserve"> role allows the developer to manage all resources contained within the resource group but not manage other users’ access to those resources. The scope is the resource group, and the security principal is the developer’s account in Azure Active Directory.</w:t>
      </w:r>
    </w:p>
    <w:p w14:paraId="31A61022" w14:textId="77777777" w:rsidR="00EC375C" w:rsidRDefault="009352C4">
      <w:pPr>
        <w:pStyle w:val="Figure"/>
      </w:pPr>
      <w:r>
        <w:rPr>
          <w:noProof/>
        </w:rPr>
        <w:drawing>
          <wp:inline distT="0" distB="0" distL="0" distR="0" wp14:anchorId="64B0F400" wp14:editId="126535FD">
            <wp:extent cx="4233553" cy="3800104"/>
            <wp:effectExtent l="0" t="0" r="0" b="0"/>
            <wp:docPr id="59" name="Picture" descr="This image demonstrates the three components of Azure RBAC." title="Azure RBAC overview"/>
            <wp:cNvGraphicFramePr/>
            <a:graphic xmlns:a="http://schemas.openxmlformats.org/drawingml/2006/main">
              <a:graphicData uri="http://schemas.openxmlformats.org/drawingml/2006/picture">
                <pic:pic xmlns:pic="http://schemas.openxmlformats.org/drawingml/2006/picture">
                  <pic:nvPicPr>
                    <pic:cNvPr id="60" name="Picture" descr="media/rbac-overview.png"/>
                    <pic:cNvPicPr>
                      <a:picLocks noChangeAspect="1" noChangeArrowheads="1"/>
                    </pic:cNvPicPr>
                  </pic:nvPicPr>
                  <pic:blipFill>
                    <a:blip r:embed="rId30"/>
                    <a:stretch>
                      <a:fillRect/>
                    </a:stretch>
                  </pic:blipFill>
                  <pic:spPr bwMode="auto">
                    <a:xfrm>
                      <a:off x="0" y="0"/>
                      <a:ext cx="4248101" cy="3813163"/>
                    </a:xfrm>
                    <a:prstGeom prst="rect">
                      <a:avLst/>
                    </a:prstGeom>
                    <a:noFill/>
                    <a:ln w="9525">
                      <a:noFill/>
                      <a:headEnd/>
                      <a:tailEnd/>
                    </a:ln>
                  </pic:spPr>
                </pic:pic>
              </a:graphicData>
            </a:graphic>
          </wp:inline>
        </w:drawing>
      </w:r>
    </w:p>
    <w:p w14:paraId="4AC5B2C1" w14:textId="77777777" w:rsidR="00EC375C" w:rsidRDefault="009352C4">
      <w:pPr>
        <w:pStyle w:val="TableCaption"/>
      </w:pPr>
      <w:r>
        <w:t>This image demonstrates the three components of Azure RBAC.</w:t>
      </w:r>
    </w:p>
    <w:p w14:paraId="1D677E1E" w14:textId="77777777" w:rsidR="00EC375C" w:rsidRDefault="009352C4">
      <w:pPr>
        <w:pStyle w:val="Heading3"/>
      </w:pPr>
      <w:bookmarkStart w:id="28" w:name="azure-management-tools"/>
      <w:r>
        <w:t>Azure Management Tools</w:t>
      </w:r>
    </w:p>
    <w:p w14:paraId="265DFCDF" w14:textId="77777777" w:rsidR="00EC375C" w:rsidRDefault="009352C4">
      <w:pPr>
        <w:pStyle w:val="FirstParagraph"/>
      </w:pPr>
      <w:r>
        <w:t>The flexibility and variety of Azure’s management tools make it intuitive for all users, irrespective of their skill level with certain technologies.</w:t>
      </w:r>
    </w:p>
    <w:p w14:paraId="7EBAC4C9" w14:textId="77777777" w:rsidR="00EC375C" w:rsidRDefault="009352C4">
      <w:pPr>
        <w:pStyle w:val="BodyText"/>
      </w:pPr>
      <w:commentRangeStart w:id="29"/>
      <w:r>
        <w:t xml:space="preserve">The </w:t>
      </w:r>
      <w:r>
        <w:rPr>
          <w:b/>
          <w:bCs/>
        </w:rPr>
        <w:t>Azure portal</w:t>
      </w:r>
      <w:r>
        <w:t xml:space="preserve"> gives developers a quick view of the state of their Azure resources.</w:t>
      </w:r>
      <w:commentRangeEnd w:id="29"/>
      <w:r w:rsidR="00DF77D8">
        <w:rPr>
          <w:rStyle w:val="CommentReference"/>
        </w:rPr>
        <w:commentReference w:id="29"/>
      </w:r>
      <w:r>
        <w:t xml:space="preserve"> It supports extensive user configuration and simplifies custom reporting. The </w:t>
      </w:r>
      <w:r>
        <w:rPr>
          <w:b/>
          <w:bCs/>
        </w:rPr>
        <w:t>Azure mobile app</w:t>
      </w:r>
      <w:r>
        <w:t xml:space="preserve"> provides similar features for mobile users.</w:t>
      </w:r>
    </w:p>
    <w:p w14:paraId="5E1C41B0" w14:textId="77777777" w:rsidR="00EC375C" w:rsidRDefault="009352C4">
      <w:pPr>
        <w:pStyle w:val="BodyText"/>
      </w:pPr>
      <w:commentRangeStart w:id="30"/>
      <w:r>
        <w:rPr>
          <w:b/>
          <w:bCs/>
        </w:rPr>
        <w:t>Azure PowerShell</w:t>
      </w:r>
      <w:r>
        <w:t xml:space="preserve"> and the </w:t>
      </w:r>
      <w:r>
        <w:rPr>
          <w:b/>
          <w:bCs/>
        </w:rPr>
        <w:t>Azure CLI</w:t>
      </w:r>
      <w:r>
        <w:t xml:space="preserve"> (for Bash shell users) are useful for automating tasks that cannot be performed in the Azure portal</w:t>
      </w:r>
      <w:commentRangeEnd w:id="30"/>
      <w:r w:rsidR="00DF77D8">
        <w:rPr>
          <w:rStyle w:val="CommentReference"/>
        </w:rPr>
        <w:commentReference w:id="30"/>
      </w:r>
      <w:r>
        <w:t xml:space="preserve">. Note that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 These tools do not support creating resources in parallel.</w:t>
      </w:r>
    </w:p>
    <w:p w14:paraId="7D10E1B6" w14:textId="77777777" w:rsidR="00EC375C" w:rsidRDefault="009352C4">
      <w:pPr>
        <w:pStyle w:val="BodyText"/>
      </w:pPr>
      <w:r>
        <w:t xml:space="preserve">Lastly, </w:t>
      </w:r>
      <w:r>
        <w:rPr>
          <w:b/>
          <w:bCs/>
        </w:rPr>
        <w:t>ARM templates</w:t>
      </w:r>
      <w:r>
        <w:t xml:space="preserve"> are optimal for deploying resources in a </w:t>
      </w:r>
      <w:r>
        <w:rPr>
          <w:i/>
          <w:iCs/>
        </w:rPr>
        <w:t>declarative</w:t>
      </w:r>
      <w:r>
        <w:t xml:space="preserve"> manner. Azure Resource Manager can potentially create the resources in an ARM template in parallel. </w:t>
      </w:r>
      <w:commentRangeStart w:id="31"/>
      <w:r>
        <w:t xml:space="preserve">ARM templates </w:t>
      </w:r>
      <w:commentRangeEnd w:id="31"/>
      <w:r w:rsidR="00496D16">
        <w:rPr>
          <w:rStyle w:val="CommentReference"/>
        </w:rPr>
        <w:commentReference w:id="31"/>
      </w:r>
      <w:r>
        <w:t>are useful to create multiple identical environments, such as development, staging, and production environments.</w:t>
      </w:r>
    </w:p>
    <w:p w14:paraId="0BB00F16" w14:textId="77777777" w:rsidR="00EC375C" w:rsidRDefault="009352C4">
      <w:pPr>
        <w:pStyle w:val="Heading3"/>
      </w:pPr>
      <w:bookmarkStart w:id="32" w:name="other-tips"/>
      <w:bookmarkEnd w:id="28"/>
      <w:r>
        <w:t>Other Tips</w:t>
      </w:r>
    </w:p>
    <w:p w14:paraId="7C3F7E27" w14:textId="146048A8" w:rsidR="00EC375C" w:rsidRDefault="009352C4">
      <w:pPr>
        <w:pStyle w:val="FirstParagraph"/>
      </w:pPr>
      <w:r>
        <w:t xml:space="preserve">To develop an effective </w:t>
      </w:r>
      <w:ins w:id="33" w:author="Tim Henning" w:date="2022-01-08T16:51:00Z">
        <w:r w:rsidR="00496D16">
          <w:t xml:space="preserve">governance </w:t>
        </w:r>
      </w:ins>
      <w:r>
        <w:t xml:space="preserve">hierarchy, administrators must consult with cloud architects and financial and security personnel. Here are a </w:t>
      </w:r>
      <w:commentRangeStart w:id="34"/>
      <w:r>
        <w:t xml:space="preserve">few other best practices </w:t>
      </w:r>
      <w:commentRangeEnd w:id="34"/>
      <w:r w:rsidR="00496D16">
        <w:rPr>
          <w:rStyle w:val="CommentReference"/>
        </w:rPr>
        <w:commentReference w:id="34"/>
      </w:r>
      <w:r>
        <w:t>to follow for Azure deployments.</w:t>
      </w:r>
    </w:p>
    <w:p w14:paraId="2AD7A318" w14:textId="77777777" w:rsidR="00EC375C" w:rsidRDefault="009352C4">
      <w:pPr>
        <w:pStyle w:val="Compact"/>
        <w:numPr>
          <w:ilvl w:val="0"/>
          <w:numId w:val="7"/>
        </w:numPr>
      </w:pPr>
      <w:r>
        <w:rPr>
          <w:b/>
          <w:bCs/>
        </w:rPr>
        <w:t>Adopt a naming convention:</w:t>
      </w:r>
      <w:r>
        <w:t xml:space="preserve"> Names in Azure should include business details, such as the organization department, and operational details for IT personnel, like the workload.</w:t>
      </w:r>
    </w:p>
    <w:p w14:paraId="2D988C30" w14:textId="77777777" w:rsidR="00EC375C" w:rsidRDefault="009352C4">
      <w:pPr>
        <w:pStyle w:val="Compact"/>
        <w:numPr>
          <w:ilvl w:val="0"/>
          <w:numId w:val="7"/>
        </w:numPr>
      </w:pPr>
      <w:r>
        <w:rPr>
          <w:b/>
          <w:bCs/>
        </w:rPr>
        <w:t>Adopt other Azure governance tools:</w:t>
      </w:r>
      <w:r>
        <w:t xml:space="preserve"> Azure provides mechanisms such as </w:t>
      </w:r>
      <w:hyperlink r:id="rId31">
        <w:r>
          <w:rPr>
            <w:rStyle w:val="FootnoteReference"/>
          </w:rPr>
          <w:t>resource tags</w:t>
        </w:r>
      </w:hyperlink>
      <w:r>
        <w:t xml:space="preserve"> and </w:t>
      </w:r>
      <w:hyperlink r:id="rId32">
        <w:r>
          <w:rPr>
            <w:rStyle w:val="FootnoteReference"/>
          </w:rPr>
          <w:t>resource locks</w:t>
        </w:r>
      </w:hyperlink>
      <w:r>
        <w:t xml:space="preserve"> to facilitate compliance, cost management, and security.</w:t>
      </w:r>
    </w:p>
    <w:p w14:paraId="5046D751" w14:textId="77777777" w:rsidR="00EC375C" w:rsidRDefault="009352C4">
      <w:pPr>
        <w:pStyle w:val="Heading2"/>
      </w:pPr>
      <w:bookmarkStart w:id="35" w:name="_Toc91504934"/>
      <w:bookmarkStart w:id="36" w:name="resources-to-guide-an-azure-deployment"/>
      <w:bookmarkEnd w:id="26"/>
      <w:bookmarkEnd w:id="32"/>
      <w:r>
        <w:t>Resources to guide an Azure Deployment</w:t>
      </w:r>
      <w:bookmarkEnd w:id="35"/>
    </w:p>
    <w:p w14:paraId="48BF1C03" w14:textId="77777777" w:rsidR="00EC375C" w:rsidRDefault="009352C4">
      <w:pPr>
        <w:pStyle w:val="Heading3"/>
      </w:pPr>
      <w:bookmarkStart w:id="37" w:name="support"/>
      <w:r>
        <w:t>Support</w:t>
      </w:r>
    </w:p>
    <w:p w14:paraId="66A273E8" w14:textId="77777777" w:rsidR="00EC375C" w:rsidRDefault="009352C4">
      <w:pPr>
        <w:pStyle w:val="FirstParagraph"/>
      </w:pPr>
      <w:r>
        <w:t xml:space="preserve">Azure provides </w:t>
      </w:r>
      <w:hyperlink r:id="rId33">
        <w:r>
          <w:rPr>
            <w:rStyle w:val="FootnoteReference"/>
          </w:rPr>
          <w:t>multiple support plans for businesses</w:t>
        </w:r>
      </w:hyperlink>
      <w:r>
        <w:t>, depending on their business continuity requirements. There is also a large user community:</w:t>
      </w:r>
    </w:p>
    <w:p w14:paraId="01457CCD" w14:textId="77777777" w:rsidR="00EC375C" w:rsidRDefault="000500BB">
      <w:pPr>
        <w:pStyle w:val="Compact"/>
        <w:numPr>
          <w:ilvl w:val="0"/>
          <w:numId w:val="8"/>
        </w:numPr>
      </w:pPr>
      <w:hyperlink r:id="rId34">
        <w:proofErr w:type="spellStart"/>
        <w:r w:rsidR="009352C4">
          <w:rPr>
            <w:rStyle w:val="FootnoteReference"/>
          </w:rPr>
          <w:t>StackOverflow</w:t>
        </w:r>
        <w:proofErr w:type="spellEnd"/>
        <w:r w:rsidR="009352C4">
          <w:rPr>
            <w:rStyle w:val="FootnoteReference"/>
          </w:rPr>
          <w:t xml:space="preserve"> Azure Tag</w:t>
        </w:r>
      </w:hyperlink>
    </w:p>
    <w:p w14:paraId="61D17F11" w14:textId="77777777" w:rsidR="00EC375C" w:rsidRDefault="000500BB">
      <w:pPr>
        <w:pStyle w:val="Compact"/>
        <w:numPr>
          <w:ilvl w:val="0"/>
          <w:numId w:val="8"/>
        </w:numPr>
      </w:pPr>
      <w:hyperlink r:id="rId35">
        <w:r w:rsidR="009352C4">
          <w:rPr>
            <w:rStyle w:val="FootnoteReference"/>
          </w:rPr>
          <w:t>@Azure on Twitter</w:t>
        </w:r>
      </w:hyperlink>
    </w:p>
    <w:p w14:paraId="3D048AAA" w14:textId="77777777" w:rsidR="00EC375C" w:rsidRDefault="009352C4">
      <w:pPr>
        <w:pStyle w:val="Heading3"/>
      </w:pPr>
      <w:bookmarkStart w:id="38" w:name="training"/>
      <w:bookmarkEnd w:id="37"/>
      <w:r>
        <w:t>Training</w:t>
      </w:r>
    </w:p>
    <w:p w14:paraId="724878BE" w14:textId="77777777" w:rsidR="00EC375C" w:rsidRDefault="000500BB">
      <w:pPr>
        <w:pStyle w:val="Compact"/>
        <w:numPr>
          <w:ilvl w:val="0"/>
          <w:numId w:val="9"/>
        </w:numPr>
      </w:pPr>
      <w:hyperlink r:id="rId36">
        <w:r w:rsidR="009352C4">
          <w:rPr>
            <w:rStyle w:val="FootnoteReference"/>
          </w:rPr>
          <w:t>Azure Certifications &amp; Exams</w:t>
        </w:r>
      </w:hyperlink>
    </w:p>
    <w:p w14:paraId="614CFAD2" w14:textId="77777777" w:rsidR="00EC375C" w:rsidRDefault="000500BB">
      <w:pPr>
        <w:pStyle w:val="Compact"/>
        <w:numPr>
          <w:ilvl w:val="0"/>
          <w:numId w:val="9"/>
        </w:numPr>
      </w:pPr>
      <w:hyperlink r:id="rId37">
        <w:r w:rsidR="009352C4">
          <w:rPr>
            <w:rStyle w:val="FootnoteReference"/>
          </w:rPr>
          <w:t>Microsoft Learn</w:t>
        </w:r>
      </w:hyperlink>
    </w:p>
    <w:p w14:paraId="613F3669" w14:textId="77777777" w:rsidR="00EC375C" w:rsidRDefault="000500BB">
      <w:pPr>
        <w:pStyle w:val="Compact"/>
        <w:numPr>
          <w:ilvl w:val="1"/>
          <w:numId w:val="10"/>
        </w:numPr>
      </w:pPr>
      <w:hyperlink r:id="rId38">
        <w:r w:rsidR="009352C4">
          <w:rPr>
            <w:rStyle w:val="FootnoteReference"/>
          </w:rPr>
          <w:t>Azure Fundamentals (AZ-900) Learning Path</w:t>
        </w:r>
      </w:hyperlink>
    </w:p>
    <w:p w14:paraId="5117381B" w14:textId="77777777" w:rsidR="00EC375C" w:rsidRDefault="009352C4">
      <w:pPr>
        <w:pStyle w:val="Heading1"/>
      </w:pPr>
      <w:bookmarkStart w:id="39" w:name="_Toc91504935"/>
      <w:bookmarkStart w:id="40" w:name="introduction-to-azure-database-for-mysql"/>
      <w:bookmarkEnd w:id="22"/>
      <w:bookmarkEnd w:id="36"/>
      <w:bookmarkEnd w:id="38"/>
      <w:r>
        <w:t>Introduction to Azure Database for MySQL</w:t>
      </w:r>
      <w:bookmarkEnd w:id="39"/>
    </w:p>
    <w:p w14:paraId="02D0351C" w14:textId="77777777" w:rsidR="00EC375C" w:rsidRDefault="009352C4">
      <w:pPr>
        <w:pStyle w:val="FirstParagraph"/>
      </w:pPr>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For most use cases, Azure PaaS MySQL allows developers to focus on application development and deployment, instead of OS and RDBMS management, patching, and security.</w:t>
      </w:r>
    </w:p>
    <w:p w14:paraId="089229B9" w14:textId="77777777" w:rsidR="00EC375C" w:rsidRDefault="009352C4">
      <w:pPr>
        <w:pStyle w:val="BodyText"/>
      </w:pPr>
      <w:r>
        <w:t xml:space="preserve">As the image below demonstrates, Azure Resource Manager handles resource configuration, meaning that standard Azure management tools, such as the CLI, PowerShell, and ARM templates, are still applicable. This is termed the </w:t>
      </w:r>
      <w:r>
        <w:rPr>
          <w:i/>
          <w:iCs/>
        </w:rPr>
        <w:t>control plane</w:t>
      </w:r>
      <w:r>
        <w:t>.</w:t>
      </w:r>
    </w:p>
    <w:p w14:paraId="6A575AAD" w14:textId="77777777" w:rsidR="00EC375C" w:rsidRDefault="009352C4">
      <w:pPr>
        <w:pStyle w:val="BodyText"/>
      </w:pPr>
      <w:r>
        <w:t xml:space="preserve">For managing database objects and access controls on those objects, standard MySQL management tools, such as </w:t>
      </w:r>
      <w:hyperlink r:id="rId39">
        <w:r>
          <w:rPr>
            <w:rStyle w:val="FootnoteReference"/>
          </w:rPr>
          <w:t>MySQL Workbench</w:t>
        </w:r>
      </w:hyperlink>
      <w:r>
        <w:t xml:space="preserve">, still apply. This is known as the </w:t>
      </w:r>
      <w:r>
        <w:rPr>
          <w:i/>
          <w:iCs/>
        </w:rPr>
        <w:t>data plane</w:t>
      </w:r>
      <w:r>
        <w:t>.</w:t>
      </w:r>
    </w:p>
    <w:p w14:paraId="343E7FB9" w14:textId="77777777" w:rsidR="00EC375C" w:rsidRDefault="009352C4">
      <w:pPr>
        <w:pStyle w:val="Figure"/>
      </w:pPr>
      <w:r>
        <w:rPr>
          <w:noProof/>
        </w:rPr>
        <w:drawing>
          <wp:inline distT="0" distB="0" distL="0" distR="0" wp14:anchorId="182C9B3E" wp14:editId="024C5DCA">
            <wp:extent cx="5334000" cy="5074069"/>
            <wp:effectExtent l="0" t="0" r="0" b="0"/>
            <wp:docPr id="78"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79" name="Picture" descr="./media/mysql-conceptual-diagram.png"/>
                    <pic:cNvPicPr>
                      <a:picLocks noChangeAspect="1" noChangeArrowheads="1"/>
                    </pic:cNvPicPr>
                  </pic:nvPicPr>
                  <pic:blipFill>
                    <a:blip r:embed="rId40"/>
                    <a:stretch>
                      <a:fillRect/>
                    </a:stretch>
                  </pic:blipFill>
                  <pic:spPr bwMode="auto">
                    <a:xfrm>
                      <a:off x="0" y="0"/>
                      <a:ext cx="5334000" cy="5074069"/>
                    </a:xfrm>
                    <a:prstGeom prst="rect">
                      <a:avLst/>
                    </a:prstGeom>
                    <a:noFill/>
                    <a:ln w="9525">
                      <a:noFill/>
                      <a:headEnd/>
                      <a:tailEnd/>
                    </a:ln>
                  </pic:spPr>
                </pic:pic>
              </a:graphicData>
            </a:graphic>
          </wp:inline>
        </w:drawing>
      </w:r>
    </w:p>
    <w:p w14:paraId="5CB6A170" w14:textId="77777777" w:rsidR="00EC375C" w:rsidRDefault="009352C4">
      <w:pPr>
        <w:pStyle w:val="TableCaption"/>
      </w:pPr>
      <w:r>
        <w:t>This image demonstrates the control plane for Azure PaaS MySQL.</w:t>
      </w:r>
    </w:p>
    <w:p w14:paraId="655C3F98" w14:textId="77777777" w:rsidR="00EC375C" w:rsidRDefault="009352C4">
      <w:pPr>
        <w:pStyle w:val="Heading2"/>
      </w:pPr>
      <w:bookmarkStart w:id="41" w:name="_Toc91504936"/>
      <w:bookmarkStart w:id="42" w:name="X69d9f98be2a13292da3663c19377043907ae2d5"/>
      <w:r>
        <w:t>Azure Database for MySQL Deployment Modes</w:t>
      </w:r>
      <w:bookmarkEnd w:id="41"/>
    </w:p>
    <w:p w14:paraId="1F00985E" w14:textId="77777777" w:rsidR="00EC375C" w:rsidRDefault="009352C4">
      <w:pPr>
        <w:pStyle w:val="FirstParagraph"/>
      </w:pPr>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w:t>
      </w:r>
      <w:hyperlink r:id="rId41">
        <w:r>
          <w:rPr>
            <w:rStyle w:val="FootnoteReference"/>
          </w:rPr>
          <w:t>this document.</w:t>
        </w:r>
      </w:hyperlink>
    </w:p>
    <w:p w14:paraId="74E20212" w14:textId="77777777" w:rsidR="00EC375C" w:rsidRDefault="009352C4">
      <w:pPr>
        <w:pStyle w:val="Heading3"/>
      </w:pPr>
      <w:bookmarkStart w:id="43" w:name="single-server"/>
      <w:r>
        <w:t>Single Server</w:t>
      </w:r>
    </w:p>
    <w:p w14:paraId="1D766806" w14:textId="77777777" w:rsidR="00EC375C" w:rsidRDefault="009352C4">
      <w:pPr>
        <w:pStyle w:val="FirstParagraph"/>
      </w:pPr>
      <w:r>
        <w:t xml:space="preserve">Single Server is suitable when apps do not need extensive database customization. Single Server will manage patching, offer high availability, and manage backups on a predetermined schedule (though developers can set the backup retention times between a week and 35 days). To reduce compute costs, developers can </w:t>
      </w:r>
      <w:hyperlink r:id="rId42">
        <w:r>
          <w:rPr>
            <w:rStyle w:val="FootnoteReference"/>
          </w:rPr>
          <w:t>pause the Single Server offering.</w:t>
        </w:r>
      </w:hyperlink>
      <w:r>
        <w:t xml:space="preserve"> It offers an </w:t>
      </w:r>
      <w:hyperlink r:id="rId43">
        <w:r>
          <w:rPr>
            <w:rStyle w:val="FootnoteReference"/>
          </w:rPr>
          <w:t>SLA of 99.99%</w:t>
        </w:r>
      </w:hyperlink>
      <w:r>
        <w:t>.</w:t>
      </w:r>
    </w:p>
    <w:p w14:paraId="62816ED7" w14:textId="77777777" w:rsidR="00EC375C" w:rsidRDefault="009352C4">
      <w:pPr>
        <w:pStyle w:val="BlockText"/>
      </w:pPr>
      <w:r>
        <w:t xml:space="preserve">For a refresher on how the SLAs of individual Azure services affect the SLA of the total deployment, review the associated </w:t>
      </w:r>
      <w:hyperlink r:id="rId44">
        <w:r>
          <w:rPr>
            <w:rStyle w:val="FootnoteReference"/>
          </w:rPr>
          <w:t>Microsoft Learn Module.</w:t>
        </w:r>
      </w:hyperlink>
    </w:p>
    <w:p w14:paraId="1A8624F2" w14:textId="77777777" w:rsidR="00EC375C" w:rsidRDefault="009352C4">
      <w:pPr>
        <w:pStyle w:val="Heading3"/>
      </w:pPr>
      <w:bookmarkStart w:id="44" w:name="flexible-server"/>
      <w:bookmarkEnd w:id="43"/>
      <w:r>
        <w:t>Flexible Server</w:t>
      </w:r>
    </w:p>
    <w:p w14:paraId="27440E8A" w14:textId="77777777" w:rsidR="00EC375C" w:rsidRDefault="009352C4">
      <w:pPr>
        <w:pStyle w:val="FirstParagraph"/>
      </w:pPr>
      <w:r>
        <w:t xml:space="preserve">Flexible Server is also managed by the Azure platform, but it exposes more control to the user. 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commentRangeStart w:id="45"/>
      <w:r w:rsidR="000500BB">
        <w:fldChar w:fldCharType="begin"/>
      </w:r>
      <w:r w:rsidR="000500BB">
        <w:instrText xml:space="preserve"> HYPERLINK "h</w:instrText>
      </w:r>
      <w:r w:rsidR="000500BB">
        <w:instrText xml:space="preserve">ttps://docs.microsoft.com/azure/mysql/flexible-server/how-to-restart-stop-start-server-cli" \h </w:instrText>
      </w:r>
      <w:r w:rsidR="000500BB">
        <w:fldChar w:fldCharType="separate"/>
      </w:r>
      <w:r>
        <w:rPr>
          <w:rStyle w:val="FootnoteReference"/>
        </w:rPr>
        <w:t>Flexible Server can also be paused.</w:t>
      </w:r>
      <w:r w:rsidR="000500BB">
        <w:rPr>
          <w:rStyle w:val="FootnoteReference"/>
        </w:rPr>
        <w:fldChar w:fldCharType="end"/>
      </w:r>
      <w:commentRangeEnd w:id="45"/>
      <w:r w:rsidR="003823E4">
        <w:rPr>
          <w:rStyle w:val="CommentReference"/>
        </w:rPr>
        <w:commentReference w:id="45"/>
      </w:r>
      <w:r>
        <w:t xml:space="preserve"> The image below shows how Flexible Server works for a non-high availability arrangement.</w:t>
      </w:r>
    </w:p>
    <w:p w14:paraId="78EE8791" w14:textId="77777777" w:rsidR="00EC375C" w:rsidRDefault="009352C4">
      <w:pPr>
        <w:pStyle w:val="BlockText"/>
      </w:pPr>
      <w:r>
        <w:rPr>
          <w:i/>
          <w:iCs/>
        </w:rPr>
        <w:t>Locally-redundant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71D3B1CB" w14:textId="77777777" w:rsidR="00EC375C" w:rsidRDefault="009352C4">
      <w:pPr>
        <w:pStyle w:val="Figure"/>
      </w:pPr>
      <w:r>
        <w:rPr>
          <w:noProof/>
        </w:rPr>
        <w:drawing>
          <wp:inline distT="0" distB="0" distL="0" distR="0" wp14:anchorId="46B6ADB4" wp14:editId="6932A962">
            <wp:extent cx="5334000" cy="4088230"/>
            <wp:effectExtent l="0" t="0" r="0" b="0"/>
            <wp:docPr id="87"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88" name="Picture" descr="./media/flexible-server.png"/>
                    <pic:cNvPicPr>
                      <a:picLocks noChangeAspect="1" noChangeArrowheads="1"/>
                    </pic:cNvPicPr>
                  </pic:nvPicPr>
                  <pic:blipFill>
                    <a:blip r:embed="rId45"/>
                    <a:stretch>
                      <a:fillRect/>
                    </a:stretch>
                  </pic:blipFill>
                  <pic:spPr bwMode="auto">
                    <a:xfrm>
                      <a:off x="0" y="0"/>
                      <a:ext cx="5334000" cy="4088230"/>
                    </a:xfrm>
                    <a:prstGeom prst="rect">
                      <a:avLst/>
                    </a:prstGeom>
                    <a:noFill/>
                    <a:ln w="9525">
                      <a:noFill/>
                      <a:headEnd/>
                      <a:tailEnd/>
                    </a:ln>
                  </pic:spPr>
                </pic:pic>
              </a:graphicData>
            </a:graphic>
          </wp:inline>
        </w:drawing>
      </w:r>
    </w:p>
    <w:p w14:paraId="6158BD25" w14:textId="77777777" w:rsidR="00EC375C" w:rsidRDefault="009352C4">
      <w:pPr>
        <w:pStyle w:val="TableCaption"/>
      </w:pPr>
      <w:r>
        <w:t>This image demonstrates how MySQL Flexible Server works, with compute, storage, and backup storage.</w:t>
      </w:r>
    </w:p>
    <w:p w14:paraId="245D0CC9" w14:textId="77777777" w:rsidR="00EC375C" w:rsidRDefault="009352C4">
      <w:pPr>
        <w:pStyle w:val="Heading4"/>
      </w:pPr>
      <w:bookmarkStart w:id="46" w:name="flexible-server-video-introduction"/>
      <w:r>
        <w:t>Flexible Server Video Introduction</w:t>
      </w:r>
    </w:p>
    <w:p w14:paraId="20C0346B" w14:textId="77777777" w:rsidR="00EC375C" w:rsidRDefault="009352C4">
      <w:pPr>
        <w:pStyle w:val="FirstParagraph"/>
      </w:pPr>
      <w:r>
        <w:t xml:space="preserve">Watch </w:t>
      </w:r>
      <w:hyperlink r:id="rId46">
        <w:r>
          <w:rPr>
            <w:rStyle w:val="FootnoteReference"/>
          </w:rPr>
          <w:t>this video by Data Exposed</w:t>
        </w:r>
      </w:hyperlink>
      <w:r>
        <w:t xml:space="preserve"> to learn more about Flexible Server’s advantages.</w:t>
      </w:r>
    </w:p>
    <w:p w14:paraId="08A7A598" w14:textId="51F4EB26" w:rsidR="00EC375C" w:rsidRDefault="000500BB">
      <w:pPr>
        <w:pStyle w:val="BlockText"/>
      </w:pPr>
      <w:hyperlink r:id="rId47">
        <w:r w:rsidR="009352C4">
          <w:rPr>
            <w:rStyle w:val="FootnoteReference"/>
          </w:rPr>
          <w:t>Data Exposed</w:t>
        </w:r>
      </w:hyperlink>
      <w:r w:rsidR="009352C4">
        <w:t xml:space="preserve"> touches on a wide range of Azure data content. </w:t>
      </w:r>
      <w:del w:id="47" w:author="Tim Henning" w:date="2022-01-08T17:02:00Z">
        <w:r w:rsidR="009352C4" w:rsidDel="00625C9F">
          <w:delText>It is a good resource for developers.</w:delText>
        </w:r>
      </w:del>
    </w:p>
    <w:p w14:paraId="22887EF4" w14:textId="77777777" w:rsidR="00EC375C" w:rsidRDefault="009352C4">
      <w:pPr>
        <w:pStyle w:val="Heading4"/>
      </w:pPr>
      <w:bookmarkStart w:id="48" w:name="flexible-server-pricing-tco"/>
      <w:bookmarkEnd w:id="46"/>
      <w:r>
        <w:t>Flexible Server Pricing &amp; TCO</w:t>
      </w:r>
    </w:p>
    <w:p w14:paraId="697B1C19" w14:textId="77777777" w:rsidR="00EC375C" w:rsidRDefault="009352C4">
      <w:pPr>
        <w:pStyle w:val="FirstParagraph"/>
      </w:pPr>
      <w:r>
        <w:t xml:space="preserve">All three MySQL Flexible Server tiers offer a storage range between 20 GiB and 16 TiB and the same backup retention period range of 1-35 days. However, they differ in core count and memory per </w:t>
      </w:r>
      <w:proofErr w:type="spellStart"/>
      <w:r>
        <w:t>vCore</w:t>
      </w:r>
      <w:proofErr w:type="spellEnd"/>
      <w:r>
        <w:t>. Choosing a compute tier affects the database IOPS and pricing.</w:t>
      </w:r>
    </w:p>
    <w:p w14:paraId="32F1D388" w14:textId="77777777" w:rsidR="00EC375C" w:rsidRDefault="009352C4">
      <w:pPr>
        <w:pStyle w:val="Compact"/>
        <w:numPr>
          <w:ilvl w:val="0"/>
          <w:numId w:val="11"/>
        </w:numPr>
      </w:pPr>
      <w:r>
        <w:t xml:space="preserve">Burstable: This tier corresponds to a B-series Azure VM. Instances provisioned in this tier have 1-2 </w:t>
      </w:r>
      <w:proofErr w:type="spellStart"/>
      <w:r>
        <w:t>vCores</w:t>
      </w:r>
      <w:proofErr w:type="spellEnd"/>
      <w:r>
        <w:t>. It is ideal for applications that do not utilize the CPU consistently.</w:t>
      </w:r>
    </w:p>
    <w:p w14:paraId="024CEA31" w14:textId="77777777" w:rsidR="00EC375C" w:rsidRDefault="009352C4">
      <w:pPr>
        <w:pStyle w:val="Compact"/>
        <w:numPr>
          <w:ilvl w:val="0"/>
          <w:numId w:val="11"/>
        </w:numPr>
      </w:pPr>
      <w:r>
        <w:t xml:space="preserve">General Purpose: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applications requiring a strong balance between memory and </w:t>
      </w:r>
      <w:proofErr w:type="spellStart"/>
      <w:r>
        <w:t>vCore</w:t>
      </w:r>
      <w:proofErr w:type="spellEnd"/>
      <w:r>
        <w:t xml:space="preserve"> count.</w:t>
      </w:r>
    </w:p>
    <w:p w14:paraId="5BC10ED9" w14:textId="77777777" w:rsidR="00EC375C" w:rsidRDefault="009352C4">
      <w:pPr>
        <w:pStyle w:val="Compact"/>
        <w:numPr>
          <w:ilvl w:val="0"/>
          <w:numId w:val="11"/>
        </w:numPr>
      </w:pPr>
      <w:r>
        <w:t xml:space="preserve">Memory Optimized: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 real-time workloads that depend on in-memory processing.</w:t>
      </w:r>
    </w:p>
    <w:p w14:paraId="18638BC1" w14:textId="77777777" w:rsidR="00EC375C" w:rsidRDefault="009352C4">
      <w:pPr>
        <w:pStyle w:val="FirstParagraph"/>
      </w:pPr>
      <w:r>
        <w:t xml:space="preserve">To estimate the TCO for Azure Database for MySQL, use the </w:t>
      </w:r>
      <w:hyperlink r:id="rId48">
        <w:r>
          <w:rPr>
            <w:rStyle w:val="FootnoteReference"/>
          </w:rPr>
          <w:t>Azure Pricing Calculator</w:t>
        </w:r>
      </w:hyperlink>
      <w:r>
        <w:t xml:space="preserve">. Note that you can also use the </w:t>
      </w:r>
      <w:hyperlink r:id="rId49">
        <w:r>
          <w:rPr>
            <w:rStyle w:val="FootnoteReference"/>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3DF52B54" w14:textId="77777777" w:rsidR="00EC375C" w:rsidRDefault="009352C4">
      <w:pPr>
        <w:pStyle w:val="Heading4"/>
      </w:pPr>
      <w:bookmarkStart w:id="49" w:name="flexible-server-unsupported-features"/>
      <w:bookmarkEnd w:id="48"/>
      <w:r>
        <w:t>Flexible Server Unsupported Features</w:t>
      </w:r>
    </w:p>
    <w:p w14:paraId="018C028C" w14:textId="77777777" w:rsidR="00EC375C" w:rsidRDefault="009352C4">
      <w:pPr>
        <w:pStyle w:val="FirstParagraph"/>
      </w:pPr>
      <w:r>
        <w:t xml:space="preserve">Azure provides a </w:t>
      </w:r>
      <w:hyperlink r:id="rId50">
        <w:r>
          <w:rPr>
            <w:rStyle w:val="FootnoteReference"/>
          </w:rPr>
          <w:t>detailed list of the limitations of Flexible Server</w:t>
        </w:r>
      </w:hyperlink>
      <w:r>
        <w:t>. Here are a few notable ones.</w:t>
      </w:r>
    </w:p>
    <w:p w14:paraId="734A5DD8" w14:textId="77777777" w:rsidR="00EC375C" w:rsidRDefault="009352C4">
      <w:pPr>
        <w:pStyle w:val="Compact"/>
        <w:numPr>
          <w:ilvl w:val="0"/>
          <w:numId w:val="12"/>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06FF0F06" w14:textId="77777777" w:rsidR="00EC375C" w:rsidRDefault="009352C4">
      <w:pPr>
        <w:pStyle w:val="Compact"/>
        <w:numPr>
          <w:ilvl w:val="0"/>
          <w:numId w:val="12"/>
        </w:numPr>
      </w:pPr>
      <w:r>
        <w:t xml:space="preserve">The DBA role and the </w:t>
      </w:r>
      <w:r>
        <w:rPr>
          <w:rStyle w:val="VerbatimChar"/>
        </w:rPr>
        <w:t>SUPER</w:t>
      </w:r>
      <w:r>
        <w:t xml:space="preserve"> privilege are unsupported</w:t>
      </w:r>
    </w:p>
    <w:p w14:paraId="01F0193F" w14:textId="77777777" w:rsidR="00EC375C" w:rsidRDefault="009352C4">
      <w:pPr>
        <w:pStyle w:val="Compact"/>
        <w:numPr>
          <w:ilvl w:val="0"/>
          <w:numId w:val="12"/>
        </w:numPr>
      </w:pPr>
      <w:r>
        <w:rPr>
          <w:rStyle w:val="VerbatimChar"/>
        </w:rPr>
        <w:t>SELECT ... INTO OUTFILE</w:t>
      </w:r>
      <w:r>
        <w:t xml:space="preserve"> statements to write query results to files are unsupported, as the filesystem is not directly exposed by the service</w:t>
      </w:r>
    </w:p>
    <w:p w14:paraId="730544F9" w14:textId="77777777" w:rsidR="00EC375C" w:rsidRDefault="009352C4">
      <w:pPr>
        <w:pStyle w:val="Heading2"/>
      </w:pPr>
      <w:bookmarkStart w:id="50" w:name="_Toc91504937"/>
      <w:bookmarkStart w:id="51" w:name="X4072fe917503b8c4813e1a7dc3775cb925f02a0"/>
      <w:bookmarkEnd w:id="42"/>
      <w:bookmarkEnd w:id="44"/>
      <w:bookmarkEnd w:id="49"/>
      <w:r>
        <w:t>Single Server and Flexible Server Comparison Table</w:t>
      </w:r>
      <w:bookmarkEnd w:id="50"/>
    </w:p>
    <w:p w14:paraId="2C34026A" w14:textId="77777777" w:rsidR="00EC375C" w:rsidRDefault="009352C4">
      <w:pPr>
        <w:pStyle w:val="FirstParagraph"/>
      </w:pPr>
      <w:r>
        <w:t>The table below summarizes the concepts of this section. In the following section, we will address each offering’s features in-depth.</w:t>
      </w:r>
    </w:p>
    <w:tbl>
      <w:tblPr>
        <w:tblStyle w:val="Table"/>
        <w:tblW w:w="4865" w:type="pct"/>
        <w:tblLook w:val="0020" w:firstRow="1" w:lastRow="0" w:firstColumn="0" w:lastColumn="0" w:noHBand="0" w:noVBand="0"/>
      </w:tblPr>
      <w:tblGrid>
        <w:gridCol w:w="2900"/>
        <w:gridCol w:w="3196"/>
        <w:gridCol w:w="3221"/>
      </w:tblGrid>
      <w:tr w:rsidR="00EC375C" w14:paraId="13F70CDA" w14:textId="77777777" w:rsidTr="00EC375C">
        <w:trPr>
          <w:cnfStyle w:val="100000000000" w:firstRow="1" w:lastRow="0" w:firstColumn="0" w:lastColumn="0" w:oddVBand="0" w:evenVBand="0" w:oddHBand="0" w:evenHBand="0" w:firstRowFirstColumn="0" w:firstRowLastColumn="0" w:lastRowFirstColumn="0" w:lastRowLastColumn="0"/>
          <w:tblHeader/>
        </w:trPr>
        <w:tc>
          <w:tcPr>
            <w:tcW w:w="0" w:type="auto"/>
          </w:tcPr>
          <w:p w14:paraId="624D73F3" w14:textId="77777777" w:rsidR="00EC375C" w:rsidRDefault="009352C4">
            <w:pPr>
              <w:pStyle w:val="Compact"/>
            </w:pPr>
            <w:r>
              <w:t>Use Case</w:t>
            </w:r>
          </w:p>
        </w:tc>
        <w:tc>
          <w:tcPr>
            <w:tcW w:w="0" w:type="auto"/>
          </w:tcPr>
          <w:p w14:paraId="50660A24" w14:textId="77777777" w:rsidR="00EC375C" w:rsidRDefault="009352C4">
            <w:pPr>
              <w:pStyle w:val="Compact"/>
            </w:pPr>
            <w:r>
              <w:t>Flexible Server</w:t>
            </w:r>
          </w:p>
        </w:tc>
        <w:tc>
          <w:tcPr>
            <w:tcW w:w="0" w:type="auto"/>
          </w:tcPr>
          <w:p w14:paraId="759FF140" w14:textId="77777777" w:rsidR="00EC375C" w:rsidRDefault="009352C4">
            <w:pPr>
              <w:pStyle w:val="Compact"/>
            </w:pPr>
            <w:r>
              <w:t>Single Server</w:t>
            </w:r>
          </w:p>
        </w:tc>
      </w:tr>
      <w:tr w:rsidR="00EC375C" w14:paraId="5D5ABC2A" w14:textId="77777777">
        <w:tc>
          <w:tcPr>
            <w:tcW w:w="0" w:type="auto"/>
          </w:tcPr>
          <w:p w14:paraId="07B4D08E" w14:textId="77777777" w:rsidR="00EC375C" w:rsidRDefault="009352C4">
            <w:pPr>
              <w:pStyle w:val="Compact"/>
            </w:pPr>
            <w:r>
              <w:t>Integration with PaaS services (</w:t>
            </w:r>
            <w:proofErr w:type="gramStart"/>
            <w:r>
              <w:t>e.g.</w:t>
            </w:r>
            <w:proofErr w:type="gramEnd"/>
            <w:r>
              <w:t> Azure App Service, Azure Functions)</w:t>
            </w:r>
          </w:p>
        </w:tc>
        <w:tc>
          <w:tcPr>
            <w:tcW w:w="0" w:type="auto"/>
          </w:tcPr>
          <w:p w14:paraId="3EB18465" w14:textId="77777777" w:rsidR="00EC375C" w:rsidRDefault="009352C4">
            <w:pPr>
              <w:pStyle w:val="Compact"/>
            </w:pPr>
            <w:r>
              <w:t>Supported</w:t>
            </w:r>
          </w:p>
        </w:tc>
        <w:tc>
          <w:tcPr>
            <w:tcW w:w="0" w:type="auto"/>
          </w:tcPr>
          <w:p w14:paraId="3B30E1FF" w14:textId="77777777" w:rsidR="00EC375C" w:rsidRDefault="009352C4">
            <w:pPr>
              <w:pStyle w:val="Compact"/>
            </w:pPr>
            <w:r>
              <w:t>Supported</w:t>
            </w:r>
          </w:p>
        </w:tc>
      </w:tr>
      <w:tr w:rsidR="00EC375C" w14:paraId="41458ECE" w14:textId="77777777">
        <w:tc>
          <w:tcPr>
            <w:tcW w:w="0" w:type="auto"/>
          </w:tcPr>
          <w:p w14:paraId="7CF190DD" w14:textId="77777777" w:rsidR="00EC375C" w:rsidRDefault="009352C4">
            <w:pPr>
              <w:pStyle w:val="Compact"/>
            </w:pPr>
            <w:r>
              <w:t>Secure networking</w:t>
            </w:r>
          </w:p>
        </w:tc>
        <w:tc>
          <w:tcPr>
            <w:tcW w:w="0" w:type="auto"/>
          </w:tcPr>
          <w:p w14:paraId="5A4F66EB" w14:textId="77777777" w:rsidR="00EC375C" w:rsidRDefault="009352C4">
            <w:pPr>
              <w:pStyle w:val="Compact"/>
            </w:pPr>
            <w:r>
              <w:t>Supported</w:t>
            </w:r>
          </w:p>
        </w:tc>
        <w:tc>
          <w:tcPr>
            <w:tcW w:w="0" w:type="auto"/>
          </w:tcPr>
          <w:p w14:paraId="332C304B" w14:textId="77777777" w:rsidR="00EC375C" w:rsidRDefault="009352C4">
            <w:pPr>
              <w:pStyle w:val="Compact"/>
            </w:pPr>
            <w:r>
              <w:t>Supported through private link</w:t>
            </w:r>
          </w:p>
        </w:tc>
      </w:tr>
      <w:tr w:rsidR="00EC375C" w14:paraId="0BE818BE" w14:textId="77777777">
        <w:tc>
          <w:tcPr>
            <w:tcW w:w="0" w:type="auto"/>
          </w:tcPr>
          <w:p w14:paraId="24843B58" w14:textId="77777777" w:rsidR="00EC375C" w:rsidRDefault="009352C4">
            <w:pPr>
              <w:pStyle w:val="Compact"/>
            </w:pPr>
            <w:r>
              <w:t>MySQL Versions (Community)</w:t>
            </w:r>
          </w:p>
        </w:tc>
        <w:tc>
          <w:tcPr>
            <w:tcW w:w="0" w:type="auto"/>
          </w:tcPr>
          <w:p w14:paraId="7FE575E2" w14:textId="77777777" w:rsidR="00EC375C" w:rsidRDefault="009352C4">
            <w:pPr>
              <w:pStyle w:val="Compact"/>
            </w:pPr>
            <w:r>
              <w:t>5.7 &amp; 8.0</w:t>
            </w:r>
          </w:p>
        </w:tc>
        <w:tc>
          <w:tcPr>
            <w:tcW w:w="0" w:type="auto"/>
          </w:tcPr>
          <w:p w14:paraId="20E853EB" w14:textId="77777777" w:rsidR="00EC375C" w:rsidRDefault="009352C4">
            <w:pPr>
              <w:pStyle w:val="Compact"/>
            </w:pPr>
            <w:r>
              <w:t>5.6 (retired), 5.7, &amp; 8.0</w:t>
            </w:r>
          </w:p>
        </w:tc>
      </w:tr>
      <w:tr w:rsidR="00EC375C" w14:paraId="196695CF" w14:textId="77777777">
        <w:tc>
          <w:tcPr>
            <w:tcW w:w="0" w:type="auto"/>
          </w:tcPr>
          <w:p w14:paraId="6209F79B" w14:textId="77777777" w:rsidR="00EC375C" w:rsidRDefault="009352C4">
            <w:pPr>
              <w:pStyle w:val="Compact"/>
            </w:pPr>
            <w:r>
              <w:t>Cost management through pausing</w:t>
            </w:r>
          </w:p>
        </w:tc>
        <w:tc>
          <w:tcPr>
            <w:tcW w:w="0" w:type="auto"/>
          </w:tcPr>
          <w:p w14:paraId="336CD332" w14:textId="77777777" w:rsidR="00EC375C" w:rsidRDefault="009352C4">
            <w:pPr>
              <w:pStyle w:val="Compact"/>
            </w:pPr>
            <w:r>
              <w:t>Supported</w:t>
            </w:r>
          </w:p>
        </w:tc>
        <w:tc>
          <w:tcPr>
            <w:tcW w:w="0" w:type="auto"/>
          </w:tcPr>
          <w:p w14:paraId="70EEEF7E" w14:textId="77777777" w:rsidR="00EC375C" w:rsidRDefault="009352C4">
            <w:pPr>
              <w:pStyle w:val="Compact"/>
            </w:pPr>
            <w:r>
              <w:t>Supported</w:t>
            </w:r>
          </w:p>
        </w:tc>
      </w:tr>
      <w:tr w:rsidR="00EC375C" w14:paraId="7A2CFB7F" w14:textId="77777777">
        <w:tc>
          <w:tcPr>
            <w:tcW w:w="0" w:type="auto"/>
          </w:tcPr>
          <w:p w14:paraId="0F8DE25F" w14:textId="77777777" w:rsidR="00EC375C" w:rsidRDefault="009352C4">
            <w:pPr>
              <w:pStyle w:val="Compact"/>
            </w:pPr>
            <w:r>
              <w:t>Optimized for burstable workloads</w:t>
            </w:r>
          </w:p>
        </w:tc>
        <w:tc>
          <w:tcPr>
            <w:tcW w:w="0" w:type="auto"/>
          </w:tcPr>
          <w:p w14:paraId="51320484" w14:textId="77777777" w:rsidR="00EC375C" w:rsidRDefault="009352C4">
            <w:pPr>
              <w:pStyle w:val="Compact"/>
            </w:pPr>
            <w:r>
              <w:t>Supported</w:t>
            </w:r>
          </w:p>
        </w:tc>
        <w:tc>
          <w:tcPr>
            <w:tcW w:w="0" w:type="auto"/>
          </w:tcPr>
          <w:p w14:paraId="06E42A07" w14:textId="77777777" w:rsidR="00EC375C" w:rsidRDefault="009352C4">
            <w:pPr>
              <w:pStyle w:val="Compact"/>
            </w:pPr>
            <w:r>
              <w:t>Does not provide the same variety of compute tiers</w:t>
            </w:r>
          </w:p>
        </w:tc>
      </w:tr>
      <w:tr w:rsidR="00EC375C" w14:paraId="63A03091" w14:textId="77777777">
        <w:tc>
          <w:tcPr>
            <w:tcW w:w="0" w:type="auto"/>
          </w:tcPr>
          <w:p w14:paraId="2AB936BE" w14:textId="77777777" w:rsidR="00EC375C" w:rsidRDefault="009352C4">
            <w:pPr>
              <w:pStyle w:val="Compact"/>
            </w:pPr>
            <w:r>
              <w:t>Application use cases</w:t>
            </w:r>
          </w:p>
        </w:tc>
        <w:tc>
          <w:tcPr>
            <w:tcW w:w="0" w:type="auto"/>
          </w:tcPr>
          <w:p w14:paraId="1E75D764" w14:textId="77777777" w:rsidR="00EC375C" w:rsidRDefault="009352C4">
            <w:pPr>
              <w:pStyle w:val="Compact"/>
            </w:pPr>
            <w:r>
              <w:t>New applications &amp; migrations from on-premises</w:t>
            </w:r>
          </w:p>
        </w:tc>
        <w:tc>
          <w:tcPr>
            <w:tcW w:w="0" w:type="auto"/>
          </w:tcPr>
          <w:p w14:paraId="29D4CBEE" w14:textId="77777777" w:rsidR="00EC375C" w:rsidRDefault="009352C4">
            <w:pPr>
              <w:pStyle w:val="Compact"/>
            </w:pPr>
            <w:r>
              <w:t>Applications that already utilize Single Server</w:t>
            </w:r>
          </w:p>
        </w:tc>
      </w:tr>
      <w:tr w:rsidR="00EC375C" w14:paraId="404CE950" w14:textId="77777777">
        <w:tc>
          <w:tcPr>
            <w:tcW w:w="0" w:type="auto"/>
          </w:tcPr>
          <w:p w14:paraId="137412FB" w14:textId="77777777" w:rsidR="00EC375C" w:rsidRDefault="009352C4">
            <w:pPr>
              <w:pStyle w:val="Compact"/>
            </w:pPr>
            <w:r>
              <w:t>Control plane management tools</w:t>
            </w:r>
          </w:p>
        </w:tc>
        <w:tc>
          <w:tcPr>
            <w:tcW w:w="0" w:type="auto"/>
          </w:tcPr>
          <w:p w14:paraId="6708D4AA" w14:textId="77777777" w:rsidR="00EC375C" w:rsidRDefault="009352C4">
            <w:pPr>
              <w:pStyle w:val="Compact"/>
            </w:pPr>
            <w:r>
              <w:t>Azure PowerShell, Azure CLI, ARM templates, Azure REST API, SDKs for various languages</w:t>
            </w:r>
          </w:p>
        </w:tc>
        <w:tc>
          <w:tcPr>
            <w:tcW w:w="0" w:type="auto"/>
          </w:tcPr>
          <w:p w14:paraId="58D36169" w14:textId="77777777" w:rsidR="00EC375C" w:rsidRDefault="009352C4">
            <w:pPr>
              <w:pStyle w:val="Compact"/>
            </w:pPr>
            <w:r>
              <w:t>Azure PowerShell, Azure CLI, ARM templates, Azure REST API, SDKs for various languages</w:t>
            </w:r>
          </w:p>
        </w:tc>
      </w:tr>
    </w:tbl>
    <w:p w14:paraId="619F78AE" w14:textId="77777777" w:rsidR="00EC375C" w:rsidRDefault="009352C4">
      <w:pPr>
        <w:pStyle w:val="Heading1"/>
      </w:pPr>
      <w:bookmarkStart w:id="52" w:name="_Toc91504938"/>
      <w:bookmarkStart w:id="53" w:name="setup-and-tools"/>
      <w:bookmarkEnd w:id="40"/>
      <w:bookmarkEnd w:id="51"/>
      <w:r>
        <w:t>Setup and Tools</w:t>
      </w:r>
      <w:bookmarkEnd w:id="52"/>
    </w:p>
    <w:p w14:paraId="3DE58427" w14:textId="77777777" w:rsidR="00EC375C" w:rsidRDefault="009352C4">
      <w:pPr>
        <w:pStyle w:val="Heading2"/>
      </w:pPr>
      <w:bookmarkStart w:id="54" w:name="_Toc91504939"/>
      <w:bookmarkStart w:id="55" w:name="azure-free-account"/>
      <w:r>
        <w:t>Azure Free Account</w:t>
      </w:r>
      <w:bookmarkEnd w:id="54"/>
    </w:p>
    <w:p w14:paraId="290B96F3" w14:textId="77777777" w:rsidR="00EC375C" w:rsidRDefault="009352C4">
      <w:pPr>
        <w:pStyle w:val="FirstParagraph"/>
      </w:pPr>
      <w:r>
        <w:t xml:space="preserve">As described in the </w:t>
      </w:r>
      <w:hyperlink r:id="rId51">
        <w:r>
          <w:rPr>
            <w:rStyle w:val="FootnoteReference"/>
          </w:rPr>
          <w:t>Why Move to Azure document</w:t>
        </w:r>
      </w:hyperlink>
      <w:r>
        <w:t>, Azure offers a $200 free credit for developers to trial Azure. Enroll today to explore MySQL offerings on Azure.</w:t>
      </w:r>
    </w:p>
    <w:p w14:paraId="3CAAA665" w14:textId="77777777" w:rsidR="00EC375C" w:rsidRDefault="009352C4">
      <w:pPr>
        <w:pStyle w:val="Heading2"/>
      </w:pPr>
      <w:bookmarkStart w:id="56" w:name="_Toc91504940"/>
      <w:bookmarkStart w:id="57" w:name="azure-subscriptions-and-limits"/>
      <w:bookmarkEnd w:id="55"/>
      <w:r>
        <w:t>Azure Subscriptions and Limits</w:t>
      </w:r>
      <w:bookmarkEnd w:id="56"/>
    </w:p>
    <w:p w14:paraId="79BE3A6B" w14:textId="77777777" w:rsidR="00EC375C" w:rsidRDefault="009352C4">
      <w:pPr>
        <w:pStyle w:val="FirstParagraph"/>
      </w:pPr>
      <w:r>
        <w:t xml:space="preserve">As explained in the </w:t>
      </w:r>
      <w:hyperlink r:id="rId52">
        <w:r>
          <w:rPr>
            <w:rStyle w:val="FootnoteReference"/>
          </w:rPr>
          <w:t>Introduction to Azure document</w:t>
        </w:r>
      </w:hyperlink>
      <w:r>
        <w:t>, subscriptions are a critical component of the Azure hierarchy: resources cannot be provisioned without an Azure subscription.</w:t>
      </w:r>
    </w:p>
    <w:p w14:paraId="11D410E3" w14:textId="77777777" w:rsidR="00EC375C" w:rsidRDefault="009352C4">
      <w:pPr>
        <w:pStyle w:val="BodyText"/>
      </w:pPr>
      <w:r>
        <w:t>A set of initial limits applies to all Azure subscriptions. However, the limits for some Azure services can be raised, assuming that the Azure subscription is not a free trial. Organizations can raise these limits using customer support.</w:t>
      </w:r>
    </w:p>
    <w:p w14:paraId="0F988B3E" w14:textId="17A3C720" w:rsidR="00EC375C" w:rsidRDefault="009352C4">
      <w:pPr>
        <w:pStyle w:val="BodyText"/>
      </w:pPr>
      <w:r>
        <w:t xml:space="preserve">Since most Azure services are provisioned in regions, some limits apply at the </w:t>
      </w:r>
      <w:r w:rsidR="00C85560">
        <w:t>region level</w:t>
      </w:r>
      <w:r>
        <w:t>. Developers must consider both global and regional subscription limits when developing apps.</w:t>
      </w:r>
    </w:p>
    <w:p w14:paraId="6A227488" w14:textId="77777777" w:rsidR="00EC375C" w:rsidRDefault="009352C4">
      <w:pPr>
        <w:pStyle w:val="BodyText"/>
      </w:pPr>
      <w:r>
        <w:t xml:space="preserve">Consult </w:t>
      </w:r>
      <w:hyperlink r:id="rId53">
        <w:r>
          <w:rPr>
            <w:rStyle w:val="FootnoteReference"/>
          </w:rPr>
          <w:t>Azure’s comprehensive list of service and subscription limits</w:t>
        </w:r>
      </w:hyperlink>
      <w:r>
        <w:t xml:space="preserve"> for more details.</w:t>
      </w:r>
    </w:p>
    <w:p w14:paraId="46DD6949" w14:textId="77777777" w:rsidR="00EC375C" w:rsidRDefault="009352C4">
      <w:pPr>
        <w:pStyle w:val="Heading2"/>
      </w:pPr>
      <w:bookmarkStart w:id="58" w:name="_Toc91504941"/>
      <w:bookmarkStart w:id="59" w:name="azure-authentication"/>
      <w:bookmarkEnd w:id="57"/>
      <w:r>
        <w:t>Azure Authentication</w:t>
      </w:r>
      <w:bookmarkEnd w:id="58"/>
    </w:p>
    <w:p w14:paraId="371CF43B" w14:textId="77777777" w:rsidR="00EC375C" w:rsidRDefault="009352C4">
      <w:pPr>
        <w:pStyle w:val="FirstParagraph"/>
      </w:pPr>
      <w:r>
        <w:t>As mentioned previously, Azure PaaS MySQL consists of a data plane (data storage and data manipulation) and a control plane (management of the Azure resource). Authentication is also separated between the control plane and the data plane.</w:t>
      </w:r>
    </w:p>
    <w:p w14:paraId="6CD245AF" w14:textId="77777777" w:rsidR="00EC375C" w:rsidRDefault="009352C4">
      <w:pPr>
        <w:pStyle w:val="BodyText"/>
      </w:pPr>
      <w:r>
        <w:t xml:space="preserve">In the control plane, Azure Active Directory authenticates users and determines whether users are authorized to perform an operation against an Azure resource. Review Azure RBAC in the </w:t>
      </w:r>
      <w:hyperlink r:id="rId54">
        <w:r>
          <w:rPr>
            <w:rStyle w:val="FootnoteReference"/>
          </w:rPr>
          <w:t>Introduction to Azure document</w:t>
        </w:r>
      </w:hyperlink>
      <w:r>
        <w:t xml:space="preserve"> for more information.</w:t>
      </w:r>
    </w:p>
    <w:p w14:paraId="59C84B00" w14:textId="77777777" w:rsidR="00EC375C" w:rsidRDefault="009352C4">
      <w:pPr>
        <w:pStyle w:val="BodyText"/>
      </w:pPr>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73F225B9" w14:textId="77777777" w:rsidR="00EC375C" w:rsidRDefault="009352C4">
      <w:pPr>
        <w:pStyle w:val="BlockText"/>
      </w:pPr>
      <w:r>
        <w:t xml:space="preserve">Learn how to configure Azure Active Directory authentication for Azure PaaS MySQL Single Server from the </w:t>
      </w:r>
      <w:hyperlink r:id="rId55">
        <w:r>
          <w:rPr>
            <w:rStyle w:val="FootnoteReference"/>
          </w:rPr>
          <w:t>Microsoft docs.</w:t>
        </w:r>
      </w:hyperlink>
    </w:p>
    <w:p w14:paraId="2B9E2B89" w14:textId="77777777" w:rsidR="00EC375C" w:rsidRDefault="009352C4">
      <w:pPr>
        <w:pStyle w:val="Heading2"/>
      </w:pPr>
      <w:bookmarkStart w:id="60" w:name="_Toc91504942"/>
      <w:bookmarkStart w:id="61" w:name="creating-landing-zones"/>
      <w:bookmarkEnd w:id="59"/>
      <w:r>
        <w:t>Creating Landing Zones</w:t>
      </w:r>
      <w:bookmarkEnd w:id="60"/>
    </w:p>
    <w:p w14:paraId="6DF8EE06" w14:textId="77777777" w:rsidR="00EC375C" w:rsidRDefault="009352C4">
      <w:pPr>
        <w:pStyle w:val="FirstParagraph"/>
      </w:pPr>
      <w:r>
        <w:t xml:space="preserve">The term </w:t>
      </w:r>
      <w:r>
        <w:rPr>
          <w:i/>
          <w:iCs/>
        </w:rPr>
        <w:t>landing zone</w:t>
      </w:r>
      <w:r>
        <w:t xml:space="preserve"> refers to an Azure environment that supports application migration and modernization by facilitating scalability, security, governance, and more. Resources can be deployed to an Azure environment through the following tools.</w:t>
      </w:r>
    </w:p>
    <w:p w14:paraId="01D0526C" w14:textId="77777777" w:rsidR="00EC375C" w:rsidRDefault="009352C4">
      <w:pPr>
        <w:pStyle w:val="Heading3"/>
      </w:pPr>
      <w:bookmarkStart w:id="62" w:name="azure-cli-tools"/>
      <w:r>
        <w:t>Azure CLI Tools</w:t>
      </w:r>
    </w:p>
    <w:p w14:paraId="2FF69EA0" w14:textId="77777777" w:rsidR="00EC375C" w:rsidRDefault="009352C4">
      <w:pPr>
        <w:pStyle w:val="FirstParagraph"/>
      </w:pPr>
      <w:r>
        <w:t xml:space="preserve">The Azure CLI is geared towards Bash shell users and is useful for automating tasks that cannot easily be performed in the Azure portal. Note that the CLI follows an </w:t>
      </w:r>
      <w:r>
        <w:rPr>
          <w:i/>
          <w:iCs/>
        </w:rPr>
        <w:t>imperative</w:t>
      </w:r>
      <w:r>
        <w:t xml:space="preserve"> approach, meaning that users must explicitly script the creation of resources in the correct order, handle errors, and more.</w:t>
      </w:r>
    </w:p>
    <w:p w14:paraId="23302C1B" w14:textId="77777777" w:rsidR="00EC375C" w:rsidRDefault="009352C4">
      <w:pPr>
        <w:pStyle w:val="BodyText"/>
      </w:pPr>
      <w:r>
        <w:t xml:space="preserve">It is possible to run the Azure CLI from the </w:t>
      </w:r>
      <w:hyperlink r:id="rId56">
        <w:r>
          <w:rPr>
            <w:rStyle w:val="FootnoteReference"/>
          </w:rPr>
          <w:t>Azure Cloud Shell</w:t>
        </w:r>
      </w:hyperlink>
      <w:r>
        <w:t xml:space="preserve"> or to </w:t>
      </w:r>
      <w:hyperlink r:id="rId57">
        <w:r>
          <w:rPr>
            <w:rStyle w:val="FootnoteReference"/>
          </w:rPr>
          <w:t>download the CLI tools locally from Microsoft.</w:t>
        </w:r>
      </w:hyperlink>
    </w:p>
    <w:p w14:paraId="0A18D956" w14:textId="77777777" w:rsidR="00EC375C" w:rsidRDefault="009352C4">
      <w:pPr>
        <w:pStyle w:val="Heading3"/>
      </w:pPr>
      <w:bookmarkStart w:id="63" w:name="azure-powershell"/>
      <w:bookmarkEnd w:id="62"/>
      <w:r>
        <w:t>Azure PowerShell</w:t>
      </w:r>
    </w:p>
    <w:p w14:paraId="76565D54" w14:textId="77777777" w:rsidR="00EC375C" w:rsidRDefault="009352C4">
      <w:pPr>
        <w:pStyle w:val="FirstParagraph"/>
      </w:pPr>
      <w:r>
        <w:t>Like the Azure CLI, Azure PowerShell is a useful automation tool that falls into the imperative infrastructure management category. It is geared towards Windows administrators, though PowerShell is cross-platform.</w:t>
      </w:r>
    </w:p>
    <w:p w14:paraId="6A475C58" w14:textId="77777777" w:rsidR="00EC375C" w:rsidRDefault="009352C4">
      <w:pPr>
        <w:pStyle w:val="BodyText"/>
      </w:pPr>
      <w:r>
        <w:t xml:space="preserve">Again, developers can run Azure PowerShell directly from the </w:t>
      </w:r>
      <w:hyperlink r:id="rId58">
        <w:r>
          <w:rPr>
            <w:rStyle w:val="FootnoteReference"/>
          </w:rPr>
          <w:t>Azure Cloud Shell</w:t>
        </w:r>
      </w:hyperlink>
      <w:r>
        <w:t xml:space="preserve"> or install the </w:t>
      </w:r>
      <w:r>
        <w:rPr>
          <w:rStyle w:val="VerbatimChar"/>
        </w:rPr>
        <w:t>Az</w:t>
      </w:r>
      <w:r>
        <w:t xml:space="preserve"> module from the PowerShell Gallery, as described in the </w:t>
      </w:r>
      <w:hyperlink r:id="rId59">
        <w:r>
          <w:rPr>
            <w:rStyle w:val="FootnoteReference"/>
          </w:rPr>
          <w:t>installation document.</w:t>
        </w:r>
      </w:hyperlink>
    </w:p>
    <w:p w14:paraId="4EAE8D7C" w14:textId="77777777" w:rsidR="00EC375C" w:rsidRDefault="009352C4">
      <w:pPr>
        <w:pStyle w:val="Heading3"/>
      </w:pPr>
      <w:bookmarkStart w:id="64" w:name="visual-studio-code"/>
      <w:bookmarkEnd w:id="63"/>
      <w:r>
        <w:t>Visual Studio Code</w:t>
      </w:r>
    </w:p>
    <w:p w14:paraId="1976AF02" w14:textId="77777777" w:rsidR="00EC375C" w:rsidRDefault="009352C4">
      <w:pPr>
        <w:pStyle w:val="FirstParagraph"/>
      </w:pPr>
      <w:r>
        <w:t xml:space="preserve">Visual Studio Code is an open-source, cross-platform text editor. It offers useful utilities for various languages through extensions. Download Visual Studio Code from the </w:t>
      </w:r>
      <w:hyperlink r:id="rId60">
        <w:r>
          <w:rPr>
            <w:rStyle w:val="FootnoteReference"/>
          </w:rPr>
          <w:t>Microsoft download page.</w:t>
        </w:r>
      </w:hyperlink>
    </w:p>
    <w:p w14:paraId="792494D9" w14:textId="77777777" w:rsidR="00EC375C" w:rsidRDefault="009352C4">
      <w:pPr>
        <w:pStyle w:val="BodyText"/>
      </w:pPr>
      <w:r>
        <w:t xml:space="preserve">There is a </w:t>
      </w:r>
      <w:hyperlink r:id="rId61">
        <w:r>
          <w:rPr>
            <w:rStyle w:val="FootnoteReference"/>
          </w:rPr>
          <w:t>MySQL</w:t>
        </w:r>
      </w:hyperlink>
      <w:r>
        <w:t xml:space="preserve"> extension that allows developers to organize their database connections, administer databases, and query databases. Consider adding it to your Visual Studio Code workflow for MySQL.</w:t>
      </w:r>
    </w:p>
    <w:p w14:paraId="0B6F40B9" w14:textId="77777777" w:rsidR="00EC375C" w:rsidRDefault="009352C4">
      <w:pPr>
        <w:pStyle w:val="Heading1"/>
      </w:pPr>
      <w:bookmarkStart w:id="65" w:name="_Toc91504943"/>
      <w:bookmarkStart w:id="66" w:name="php-language-support"/>
      <w:bookmarkEnd w:id="53"/>
      <w:bookmarkEnd w:id="61"/>
      <w:bookmarkEnd w:id="64"/>
      <w:r>
        <w:t>PHP Language Support</w:t>
      </w:r>
      <w:bookmarkEnd w:id="65"/>
    </w:p>
    <w:p w14:paraId="46129E4C" w14:textId="77777777" w:rsidR="00EC375C" w:rsidRDefault="009352C4">
      <w:pPr>
        <w:pStyle w:val="FirstParagraph"/>
      </w:pPr>
      <w:r>
        <w:t>This document describes tools to interact with Azure Database for MySQL (Single Server and Flexible Server) through PHP.</w:t>
      </w:r>
    </w:p>
    <w:p w14:paraId="534FA013" w14:textId="77777777" w:rsidR="00EC375C" w:rsidRDefault="009352C4">
      <w:pPr>
        <w:pStyle w:val="Heading2"/>
      </w:pPr>
      <w:bookmarkStart w:id="67" w:name="_Toc91504944"/>
      <w:bookmarkStart w:id="68" w:name="example-code"/>
      <w:r>
        <w:t>Example Code</w:t>
      </w:r>
      <w:bookmarkEnd w:id="67"/>
    </w:p>
    <w:p w14:paraId="30BCEA45" w14:textId="77777777" w:rsidR="00EC375C" w:rsidRDefault="009352C4">
      <w:pPr>
        <w:pStyle w:val="FirstParagraph"/>
      </w:pPr>
      <w:r>
        <w:t xml:space="preserve">Refer to the </w:t>
      </w:r>
      <w:hyperlink r:id="rId62">
        <w:r>
          <w:rPr>
            <w:rStyle w:val="FootnoteReference"/>
          </w:rPr>
          <w:t>Connect and Query sample for PHP.</w:t>
        </w:r>
      </w:hyperlink>
    </w:p>
    <w:p w14:paraId="5A742C16" w14:textId="77777777" w:rsidR="00EC375C" w:rsidRDefault="009352C4">
      <w:pPr>
        <w:pStyle w:val="Heading2"/>
      </w:pPr>
      <w:bookmarkStart w:id="69" w:name="_Toc91504945"/>
      <w:bookmarkStart w:id="70" w:name="application-connectors"/>
      <w:bookmarkEnd w:id="68"/>
      <w:r>
        <w:t>Application Connectors</w:t>
      </w:r>
      <w:bookmarkEnd w:id="69"/>
    </w:p>
    <w:p w14:paraId="35CC2BB9" w14:textId="77777777" w:rsidR="00EC375C" w:rsidRDefault="009352C4">
      <w:pPr>
        <w:pStyle w:val="FirstParagraph"/>
      </w:pPr>
      <w:r>
        <w:t xml:space="preserve">There are two major APIs to interact with MySQL in PHP: </w:t>
      </w:r>
      <w:proofErr w:type="spellStart"/>
      <w:r>
        <w:rPr>
          <w:i/>
          <w:iCs/>
        </w:rPr>
        <w:t>MySQLi</w:t>
      </w:r>
      <w:proofErr w:type="spellEnd"/>
      <w:r>
        <w:t xml:space="preserve">, which is used in the Connect and Query sample, and </w:t>
      </w:r>
      <w:r>
        <w:rPr>
          <w:i/>
          <w:iCs/>
        </w:rPr>
        <w:t>PDO</w:t>
      </w:r>
      <w:r>
        <w:t xml:space="preserve">, which is used in the Laravel sample food ordering site.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74B628FA" w14:textId="77777777" w:rsidR="00EC375C" w:rsidRDefault="009352C4">
      <w:pPr>
        <w:pStyle w:val="BodyText"/>
      </w:pP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0B4EF7AF" w14:textId="77777777" w:rsidR="00EC375C" w:rsidRDefault="009352C4">
      <w:pPr>
        <w:pStyle w:val="BodyText"/>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6F80A799" w14:textId="77777777" w:rsidR="00EC375C" w:rsidRDefault="009352C4">
      <w:pPr>
        <w:pStyle w:val="BodyText"/>
      </w:pPr>
      <w:r>
        <w:t>Flexible Server and Single Server are compatible with all PHP client utilities for MySQL Community Edition.</w:t>
      </w:r>
    </w:p>
    <w:p w14:paraId="35AA8D2C" w14:textId="77777777" w:rsidR="00EC375C" w:rsidRDefault="009352C4">
      <w:pPr>
        <w:pStyle w:val="Heading2"/>
      </w:pPr>
      <w:bookmarkStart w:id="71" w:name="_Toc91504946"/>
      <w:bookmarkStart w:id="72" w:name="resources"/>
      <w:bookmarkEnd w:id="70"/>
      <w:r>
        <w:t>Resources</w:t>
      </w:r>
      <w:bookmarkEnd w:id="71"/>
    </w:p>
    <w:p w14:paraId="6AF69CBC" w14:textId="77777777" w:rsidR="00EC375C" w:rsidRDefault="000500BB">
      <w:pPr>
        <w:pStyle w:val="Compact"/>
        <w:numPr>
          <w:ilvl w:val="0"/>
          <w:numId w:val="13"/>
        </w:numPr>
      </w:pPr>
      <w:hyperlink r:id="rId63">
        <w:r w:rsidR="009352C4">
          <w:rPr>
            <w:rStyle w:val="FootnoteReference"/>
          </w:rPr>
          <w:t xml:space="preserve">Backend libraries for </w:t>
        </w:r>
        <w:proofErr w:type="spellStart"/>
        <w:r w:rsidR="009352C4">
          <w:rPr>
            <w:rStyle w:val="FootnoteReference"/>
          </w:rPr>
          <w:t>mysqli</w:t>
        </w:r>
        <w:proofErr w:type="spellEnd"/>
        <w:r w:rsidR="009352C4">
          <w:rPr>
            <w:rStyle w:val="FootnoteReference"/>
          </w:rPr>
          <w:t xml:space="preserve"> and </w:t>
        </w:r>
        <w:proofErr w:type="spellStart"/>
        <w:r w:rsidR="009352C4">
          <w:rPr>
            <w:rStyle w:val="FootnoteReference"/>
          </w:rPr>
          <w:t>PDO_MySQL</w:t>
        </w:r>
        <w:proofErr w:type="spellEnd"/>
      </w:hyperlink>
    </w:p>
    <w:p w14:paraId="11E7CAA4" w14:textId="77777777" w:rsidR="00EC375C" w:rsidRDefault="000500BB">
      <w:pPr>
        <w:pStyle w:val="Compact"/>
        <w:numPr>
          <w:ilvl w:val="0"/>
          <w:numId w:val="13"/>
        </w:numPr>
      </w:pPr>
      <w:hyperlink r:id="rId64">
        <w:r w:rsidR="009352C4">
          <w:rPr>
            <w:rStyle w:val="FootnoteReference"/>
          </w:rPr>
          <w:t>Introduction to PDO</w:t>
        </w:r>
      </w:hyperlink>
    </w:p>
    <w:p w14:paraId="0455B040" w14:textId="77777777" w:rsidR="00EC375C" w:rsidRDefault="000500BB">
      <w:pPr>
        <w:pStyle w:val="Compact"/>
        <w:numPr>
          <w:ilvl w:val="0"/>
          <w:numId w:val="13"/>
        </w:numPr>
      </w:pPr>
      <w:hyperlink r:id="rId65">
        <w:r w:rsidR="009352C4">
          <w:rPr>
            <w:rStyle w:val="FootnoteReference"/>
          </w:rPr>
          <w:t>PDO_MYSQL Reference</w:t>
        </w:r>
      </w:hyperlink>
      <w:r w:rsidR="009352C4">
        <w:t xml:space="preserve"> # Java Language Support</w:t>
      </w:r>
    </w:p>
    <w:p w14:paraId="66574357" w14:textId="77777777" w:rsidR="00EC375C" w:rsidRDefault="009352C4">
      <w:pPr>
        <w:pStyle w:val="FirstParagraph"/>
      </w:pPr>
      <w:r>
        <w:t>This document describes tools to interact with Azure Database for MySQL (Single Server and Flexible Server) through Java.</w:t>
      </w:r>
    </w:p>
    <w:p w14:paraId="3CBF545F" w14:textId="77777777" w:rsidR="00EC375C" w:rsidRDefault="009352C4">
      <w:pPr>
        <w:pStyle w:val="Heading2"/>
      </w:pPr>
      <w:bookmarkStart w:id="73" w:name="_Toc91504947"/>
      <w:bookmarkStart w:id="74" w:name="example-code-1"/>
      <w:bookmarkEnd w:id="72"/>
      <w:r>
        <w:t>Example Code</w:t>
      </w:r>
      <w:bookmarkEnd w:id="73"/>
    </w:p>
    <w:p w14:paraId="13148C58" w14:textId="77777777" w:rsidR="00EC375C" w:rsidRDefault="009352C4">
      <w:pPr>
        <w:pStyle w:val="FirstParagraph"/>
      </w:pPr>
      <w:r>
        <w:t xml:space="preserve">Refer to the </w:t>
      </w:r>
      <w:hyperlink r:id="rId66">
        <w:r>
          <w:rPr>
            <w:rStyle w:val="FootnoteReference"/>
          </w:rPr>
          <w:t>Connect and Query sample for Java</w:t>
        </w:r>
      </w:hyperlink>
      <w:r>
        <w:t>, which uses IntelliJ, Spring Boot, and Spring Data JPA.</w:t>
      </w:r>
    </w:p>
    <w:p w14:paraId="1658B88E" w14:textId="77777777" w:rsidR="00EC375C" w:rsidRDefault="009352C4">
      <w:pPr>
        <w:pStyle w:val="Heading2"/>
      </w:pPr>
      <w:bookmarkStart w:id="75" w:name="_Toc91504948"/>
      <w:bookmarkStart w:id="76" w:name="application-connectors-1"/>
      <w:bookmarkEnd w:id="74"/>
      <w:r>
        <w:t>Application Connectors</w:t>
      </w:r>
      <w:bookmarkEnd w:id="75"/>
    </w:p>
    <w:p w14:paraId="64ACD5FB" w14:textId="296294E6" w:rsidR="00EC375C" w:rsidRDefault="009352C4">
      <w:pPr>
        <w:pStyle w:val="FirstParagraph"/>
      </w:pPr>
      <w:r>
        <w:rPr>
          <w:i/>
          <w:iCs/>
        </w:rPr>
        <w:t>MySQL Connector/J</w:t>
      </w:r>
      <w:r>
        <w:t xml:space="preserve"> is a JDBC-compatible API </w:t>
      </w:r>
      <w:r w:rsidR="00C85560">
        <w:t>that</w:t>
      </w:r>
      <w:r>
        <w:t xml:space="preserve"> natively implements the MySQL protocol in Java, rather than utilizing client libraries. The Connect and Query sample does not directly utilize </w:t>
      </w:r>
      <w:r>
        <w:rPr>
          <w:i/>
          <w:iCs/>
        </w:rPr>
        <w:t>MySQL Connector/J</w:t>
      </w:r>
      <w:r>
        <w:t>, but Microsoft provides a sample that uses this technology.</w:t>
      </w:r>
    </w:p>
    <w:p w14:paraId="5599F971" w14:textId="77777777" w:rsidR="00EC375C" w:rsidRDefault="009352C4">
      <w:pPr>
        <w:pStyle w:val="BodyText"/>
      </w:pPr>
      <w:r>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0F03362D" w14:textId="77777777" w:rsidR="00EC375C" w:rsidRDefault="009352C4">
      <w:pPr>
        <w:pStyle w:val="BodyText"/>
      </w:pPr>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w:t>
      </w:r>
      <w:hyperlink r:id="rId67">
        <w:r>
          <w:rPr>
            <w:rStyle w:val="FootnoteReference"/>
          </w:rPr>
          <w:t>this</w:t>
        </w:r>
      </w:hyperlink>
      <w:r>
        <w:t xml:space="preserve"> document for more information about drivers compatible with Single Server.</w:t>
      </w:r>
    </w:p>
    <w:p w14:paraId="094212D3" w14:textId="77777777" w:rsidR="00EC375C" w:rsidRDefault="009352C4">
      <w:pPr>
        <w:pStyle w:val="Heading3"/>
      </w:pPr>
      <w:bookmarkStart w:id="77" w:name="resources-1"/>
      <w:r>
        <w:t>Resources</w:t>
      </w:r>
    </w:p>
    <w:p w14:paraId="46D8DE27" w14:textId="77777777" w:rsidR="00EC375C" w:rsidRDefault="000500BB">
      <w:pPr>
        <w:pStyle w:val="Compact"/>
        <w:numPr>
          <w:ilvl w:val="0"/>
          <w:numId w:val="14"/>
        </w:numPr>
      </w:pPr>
      <w:hyperlink r:id="rId68">
        <w:r w:rsidR="009352C4">
          <w:rPr>
            <w:rStyle w:val="FootnoteReference"/>
          </w:rPr>
          <w:t>MySQL Connector/J Introduction</w:t>
        </w:r>
      </w:hyperlink>
    </w:p>
    <w:p w14:paraId="08CF4C2C" w14:textId="77777777" w:rsidR="00EC375C" w:rsidRDefault="009352C4">
      <w:pPr>
        <w:pStyle w:val="Compact"/>
        <w:numPr>
          <w:ilvl w:val="0"/>
          <w:numId w:val="14"/>
        </w:numPr>
      </w:pPr>
      <w:r>
        <w:t>MySQL Connector/J Microsoft Samples</w:t>
      </w:r>
    </w:p>
    <w:p w14:paraId="13A9EAD6" w14:textId="77777777" w:rsidR="00EC375C" w:rsidRDefault="000500BB">
      <w:pPr>
        <w:pStyle w:val="Compact"/>
        <w:numPr>
          <w:ilvl w:val="1"/>
          <w:numId w:val="15"/>
        </w:numPr>
      </w:pPr>
      <w:hyperlink r:id="rId69">
        <w:r w:rsidR="009352C4">
          <w:rPr>
            <w:rStyle w:val="FootnoteReference"/>
          </w:rPr>
          <w:t>Single Server</w:t>
        </w:r>
      </w:hyperlink>
    </w:p>
    <w:p w14:paraId="78A2C5B7" w14:textId="77777777" w:rsidR="00EC375C" w:rsidRDefault="000500BB">
      <w:pPr>
        <w:pStyle w:val="Compact"/>
        <w:numPr>
          <w:ilvl w:val="1"/>
          <w:numId w:val="15"/>
        </w:numPr>
      </w:pPr>
      <w:hyperlink r:id="rId70">
        <w:r w:rsidR="009352C4">
          <w:rPr>
            <w:rStyle w:val="FootnoteReference"/>
          </w:rPr>
          <w:t>Flexible Server</w:t>
        </w:r>
      </w:hyperlink>
    </w:p>
    <w:p w14:paraId="1788039B" w14:textId="77777777" w:rsidR="00EC375C" w:rsidRDefault="000500BB">
      <w:pPr>
        <w:pStyle w:val="Compact"/>
        <w:numPr>
          <w:ilvl w:val="0"/>
          <w:numId w:val="14"/>
        </w:numPr>
      </w:pPr>
      <w:hyperlink r:id="rId71">
        <w:r w:rsidR="009352C4">
          <w:rPr>
            <w:rStyle w:val="FootnoteReference"/>
          </w:rPr>
          <w:t>Introduction to Spring Data JPA</w:t>
        </w:r>
      </w:hyperlink>
    </w:p>
    <w:p w14:paraId="57FF0A2E" w14:textId="77777777" w:rsidR="00EC375C" w:rsidRDefault="000500BB">
      <w:pPr>
        <w:pStyle w:val="Compact"/>
        <w:numPr>
          <w:ilvl w:val="0"/>
          <w:numId w:val="14"/>
        </w:numPr>
      </w:pPr>
      <w:hyperlink r:id="rId72">
        <w:r w:rsidR="009352C4">
          <w:rPr>
            <w:rStyle w:val="FootnoteReference"/>
          </w:rPr>
          <w:t>Hibernate ORM</w:t>
        </w:r>
      </w:hyperlink>
    </w:p>
    <w:p w14:paraId="6E365B61" w14:textId="77777777" w:rsidR="00EC375C" w:rsidRDefault="009352C4">
      <w:pPr>
        <w:pStyle w:val="Heading2"/>
      </w:pPr>
      <w:bookmarkStart w:id="78" w:name="_Toc91504949"/>
      <w:bookmarkStart w:id="79" w:name="tooling"/>
      <w:bookmarkEnd w:id="76"/>
      <w:bookmarkEnd w:id="77"/>
      <w:r>
        <w:t>Tooling</w:t>
      </w:r>
      <w:bookmarkEnd w:id="78"/>
    </w:p>
    <w:p w14:paraId="365C7BD2" w14:textId="77777777" w:rsidR="00EC375C" w:rsidRDefault="009352C4">
      <w:pPr>
        <w:pStyle w:val="FirstParagraph"/>
      </w:pPr>
      <w:r>
        <w:t>The Connect and Query sample leverages IntelliJ, which is one of the most widely used Java IDEs. This section provides resources for other common tools.</w:t>
      </w:r>
    </w:p>
    <w:p w14:paraId="1506EA34" w14:textId="77777777" w:rsidR="00EC375C" w:rsidRDefault="009352C4">
      <w:pPr>
        <w:pStyle w:val="Heading3"/>
      </w:pPr>
      <w:bookmarkStart w:id="80" w:name="eclipse"/>
      <w:r>
        <w:t>Eclipse</w:t>
      </w:r>
    </w:p>
    <w:p w14:paraId="4553883C" w14:textId="77777777" w:rsidR="00EC375C" w:rsidRDefault="009352C4">
      <w:pPr>
        <w:pStyle w:val="FirstParagraph"/>
      </w:pPr>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309E3A3E" w14:textId="77777777" w:rsidR="00EC375C" w:rsidRDefault="009352C4">
      <w:pPr>
        <w:pStyle w:val="BodyText"/>
      </w:pPr>
      <w:r>
        <w:rPr>
          <w:b/>
          <w:bCs/>
        </w:rPr>
        <w:t>Tool-Specific Resources</w:t>
      </w:r>
    </w:p>
    <w:p w14:paraId="412D2B33" w14:textId="77777777" w:rsidR="00EC375C" w:rsidRDefault="000500BB">
      <w:pPr>
        <w:pStyle w:val="Compact"/>
        <w:numPr>
          <w:ilvl w:val="0"/>
          <w:numId w:val="16"/>
        </w:numPr>
      </w:pPr>
      <w:hyperlink r:id="rId73">
        <w:r w:rsidR="009352C4">
          <w:rPr>
            <w:rStyle w:val="FootnoteReference"/>
          </w:rPr>
          <w:t>Installing the Azure Toolkit for Eclipse</w:t>
        </w:r>
      </w:hyperlink>
    </w:p>
    <w:p w14:paraId="7CDF12B9" w14:textId="77777777" w:rsidR="00EC375C" w:rsidRDefault="000500BB">
      <w:pPr>
        <w:pStyle w:val="Compact"/>
        <w:numPr>
          <w:ilvl w:val="0"/>
          <w:numId w:val="16"/>
        </w:numPr>
      </w:pPr>
      <w:hyperlink r:id="rId74">
        <w:r w:rsidR="009352C4">
          <w:rPr>
            <w:rStyle w:val="FootnoteReference"/>
          </w:rPr>
          <w:t>Create a Hello World web app for Azure App Service using Eclipse</w:t>
        </w:r>
      </w:hyperlink>
    </w:p>
    <w:p w14:paraId="14DE4330" w14:textId="77777777" w:rsidR="00EC375C" w:rsidRDefault="009352C4">
      <w:pPr>
        <w:pStyle w:val="Heading3"/>
      </w:pPr>
      <w:bookmarkStart w:id="81" w:name="maven"/>
      <w:bookmarkEnd w:id="80"/>
      <w:r>
        <w:t>Maven</w:t>
      </w:r>
    </w:p>
    <w:p w14:paraId="2DC44535" w14:textId="77777777" w:rsidR="00EC375C" w:rsidRDefault="009352C4">
      <w:pPr>
        <w:pStyle w:val="FirstParagraph"/>
      </w:pPr>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5D9FC1A4" w14:textId="77777777" w:rsidR="00EC375C" w:rsidRDefault="009352C4">
      <w:pPr>
        <w:pStyle w:val="BlockText"/>
      </w:pPr>
      <w:r>
        <w:rPr>
          <w:b/>
          <w:bCs/>
        </w:rPr>
        <w:t>Note</w:t>
      </w:r>
      <w:r>
        <w:t xml:space="preserve">: Application patterns with Azure Functions, Azure App Service, and Azure Spring Cloud are addressed in the </w:t>
      </w:r>
      <w:hyperlink r:id="rId75">
        <w:r>
          <w:rPr>
            <w:rStyle w:val="FootnoteReference"/>
          </w:rPr>
          <w:t>End-to-End development story.</w:t>
        </w:r>
      </w:hyperlink>
    </w:p>
    <w:p w14:paraId="54D4A40B" w14:textId="77777777" w:rsidR="00EC375C" w:rsidRDefault="009352C4">
      <w:pPr>
        <w:pStyle w:val="FirstParagraph"/>
      </w:pPr>
      <w:r>
        <w:rPr>
          <w:b/>
          <w:bCs/>
        </w:rPr>
        <w:t>Tool-Specific Resources</w:t>
      </w:r>
    </w:p>
    <w:p w14:paraId="7CA6104F" w14:textId="77777777" w:rsidR="00EC375C" w:rsidRDefault="000500BB">
      <w:pPr>
        <w:pStyle w:val="Compact"/>
        <w:numPr>
          <w:ilvl w:val="0"/>
          <w:numId w:val="17"/>
        </w:numPr>
      </w:pPr>
      <w:hyperlink r:id="rId76">
        <w:r w:rsidR="009352C4">
          <w:rPr>
            <w:rStyle w:val="FootnoteReference"/>
          </w:rPr>
          <w:t>Maven Introduction</w:t>
        </w:r>
      </w:hyperlink>
    </w:p>
    <w:p w14:paraId="09CCB07F" w14:textId="77777777" w:rsidR="00EC375C" w:rsidRDefault="000500BB">
      <w:pPr>
        <w:pStyle w:val="Compact"/>
        <w:numPr>
          <w:ilvl w:val="0"/>
          <w:numId w:val="17"/>
        </w:numPr>
      </w:pPr>
      <w:hyperlink r:id="rId77">
        <w:r w:rsidR="009352C4">
          <w:rPr>
            <w:rStyle w:val="FootnoteReference"/>
          </w:rPr>
          <w:t>Develop Java web app on Azure using Maven (App Service)</w:t>
        </w:r>
      </w:hyperlink>
    </w:p>
    <w:p w14:paraId="0C9BAD1D" w14:textId="77777777" w:rsidR="00EC375C" w:rsidRDefault="000500BB">
      <w:pPr>
        <w:pStyle w:val="Compact"/>
        <w:numPr>
          <w:ilvl w:val="0"/>
          <w:numId w:val="17"/>
        </w:numPr>
      </w:pPr>
      <w:hyperlink r:id="rId78">
        <w:r w:rsidR="009352C4">
          <w:rPr>
            <w:rStyle w:val="FootnoteReference"/>
          </w:rPr>
          <w:t>Deploy Spring microservices to Azure (Spring Cloud)</w:t>
        </w:r>
      </w:hyperlink>
    </w:p>
    <w:p w14:paraId="4B4CF51F" w14:textId="77777777" w:rsidR="00EC375C" w:rsidRDefault="000500BB">
      <w:pPr>
        <w:pStyle w:val="Compact"/>
        <w:numPr>
          <w:ilvl w:val="0"/>
          <w:numId w:val="17"/>
        </w:numPr>
      </w:pPr>
      <w:hyperlink r:id="rId79">
        <w:r w:rsidR="009352C4">
          <w:rPr>
            <w:rStyle w:val="FootnoteReference"/>
          </w:rPr>
          <w:t>Develop Java serverless Functions on Azure using Maven</w:t>
        </w:r>
      </w:hyperlink>
    </w:p>
    <w:p w14:paraId="626479F4" w14:textId="77777777" w:rsidR="00EC375C" w:rsidRDefault="009352C4">
      <w:pPr>
        <w:pStyle w:val="Heading1"/>
      </w:pPr>
      <w:bookmarkStart w:id="82" w:name="_Toc91504950"/>
      <w:bookmarkStart w:id="83" w:name="python-language-support"/>
      <w:bookmarkEnd w:id="66"/>
      <w:bookmarkEnd w:id="79"/>
      <w:bookmarkEnd w:id="81"/>
      <w:r>
        <w:t>Python Language Support</w:t>
      </w:r>
      <w:bookmarkEnd w:id="82"/>
    </w:p>
    <w:p w14:paraId="43A781B9" w14:textId="77777777" w:rsidR="00EC375C" w:rsidRDefault="009352C4">
      <w:pPr>
        <w:pStyle w:val="FirstParagraph"/>
      </w:pPr>
      <w:r>
        <w:t>This document describes tools to interact with Azure Database for MySQL (Single Server and Flexible Server) through Python.</w:t>
      </w:r>
    </w:p>
    <w:p w14:paraId="0C286842" w14:textId="77777777" w:rsidR="00EC375C" w:rsidRDefault="009352C4">
      <w:pPr>
        <w:pStyle w:val="Heading2"/>
      </w:pPr>
      <w:bookmarkStart w:id="84" w:name="_Toc91504951"/>
      <w:bookmarkStart w:id="85" w:name="example-code-2"/>
      <w:r>
        <w:t>Example Code</w:t>
      </w:r>
      <w:bookmarkEnd w:id="84"/>
    </w:p>
    <w:p w14:paraId="05345B7C" w14:textId="77777777" w:rsidR="00EC375C" w:rsidRDefault="009352C4">
      <w:pPr>
        <w:pStyle w:val="FirstParagraph"/>
      </w:pPr>
      <w:r>
        <w:t xml:space="preserve">Refer to the </w:t>
      </w:r>
      <w:hyperlink r:id="rId80">
        <w:r>
          <w:rPr>
            <w:rStyle w:val="FootnoteReference"/>
          </w:rPr>
          <w:t>Connect and Query sample for Python.</w:t>
        </w:r>
      </w:hyperlink>
    </w:p>
    <w:p w14:paraId="44A65DAB" w14:textId="77777777" w:rsidR="00EC375C" w:rsidRDefault="009352C4">
      <w:pPr>
        <w:pStyle w:val="Heading2"/>
      </w:pPr>
      <w:bookmarkStart w:id="86" w:name="_Toc91504952"/>
      <w:bookmarkStart w:id="87" w:name="application-connectors-2"/>
      <w:bookmarkEnd w:id="85"/>
      <w:r>
        <w:t>Application Connectors</w:t>
      </w:r>
      <w:bookmarkEnd w:id="86"/>
    </w:p>
    <w:p w14:paraId="3D6436BF" w14:textId="77777777" w:rsidR="00EC375C" w:rsidRDefault="009352C4">
      <w:pPr>
        <w:pStyle w:val="FirstParagraph"/>
      </w:pPr>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48951E1E" w14:textId="77777777" w:rsidR="00EC375C" w:rsidRDefault="009352C4">
      <w:pPr>
        <w:pStyle w:val="BodyText"/>
      </w:pPr>
      <w:r>
        <w:t xml:space="preserve">An alternative connector is </w:t>
      </w:r>
      <w:proofErr w:type="spellStart"/>
      <w:r>
        <w:rPr>
          <w:i/>
          <w:iCs/>
        </w:rPr>
        <w:t>PyMySQL</w:t>
      </w:r>
      <w:proofErr w:type="spellEnd"/>
      <w:r>
        <w:t>. It is also PEP 249-compliant.</w:t>
      </w:r>
    </w:p>
    <w:p w14:paraId="1BB151D9" w14:textId="77777777" w:rsidR="00EC375C" w:rsidRDefault="009352C4">
      <w:pPr>
        <w:pStyle w:val="BodyText"/>
      </w:pPr>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7C9DA95A" w14:textId="77777777" w:rsidR="00EC375C" w:rsidRDefault="009352C4">
      <w:pPr>
        <w:pStyle w:val="BodyText"/>
      </w:pPr>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81">
        <w:r>
          <w:rPr>
            <w:rStyle w:val="FootnoteReference"/>
          </w:rPr>
          <w:t>this</w:t>
        </w:r>
      </w:hyperlink>
      <w:r>
        <w:t xml:space="preserve"> document for more information about drivers compatible with Single Server.</w:t>
      </w:r>
    </w:p>
    <w:p w14:paraId="4776D263" w14:textId="77777777" w:rsidR="00EC375C" w:rsidRDefault="009352C4">
      <w:pPr>
        <w:pStyle w:val="Heading2"/>
      </w:pPr>
      <w:bookmarkStart w:id="88" w:name="_Toc91504953"/>
      <w:bookmarkStart w:id="89" w:name="resources-2"/>
      <w:bookmarkEnd w:id="87"/>
      <w:r>
        <w:t>Resources</w:t>
      </w:r>
      <w:bookmarkEnd w:id="88"/>
    </w:p>
    <w:p w14:paraId="347200FF" w14:textId="77777777" w:rsidR="00EC375C" w:rsidRDefault="000500BB">
      <w:pPr>
        <w:pStyle w:val="Compact"/>
        <w:numPr>
          <w:ilvl w:val="0"/>
          <w:numId w:val="18"/>
        </w:numPr>
      </w:pPr>
      <w:hyperlink r:id="rId82">
        <w:r w:rsidR="009352C4">
          <w:rPr>
            <w:rStyle w:val="FootnoteReference"/>
          </w:rPr>
          <w:t>Introduction to MySQL Connector/Python</w:t>
        </w:r>
      </w:hyperlink>
    </w:p>
    <w:p w14:paraId="149D1918" w14:textId="77777777" w:rsidR="00EC375C" w:rsidRDefault="000500BB">
      <w:pPr>
        <w:pStyle w:val="Compact"/>
        <w:numPr>
          <w:ilvl w:val="0"/>
          <w:numId w:val="18"/>
        </w:numPr>
      </w:pPr>
      <w:hyperlink r:id="rId83">
        <w:proofErr w:type="spellStart"/>
        <w:r w:rsidR="009352C4">
          <w:rPr>
            <w:rStyle w:val="FootnoteReference"/>
          </w:rPr>
          <w:t>PyMySQL</w:t>
        </w:r>
        <w:proofErr w:type="spellEnd"/>
        <w:r w:rsidR="009352C4">
          <w:rPr>
            <w:rStyle w:val="FootnoteReference"/>
          </w:rPr>
          <w:t xml:space="preserve"> Samples</w:t>
        </w:r>
      </w:hyperlink>
    </w:p>
    <w:p w14:paraId="69D87B1E" w14:textId="77777777" w:rsidR="00EC375C" w:rsidRDefault="000500BB">
      <w:pPr>
        <w:pStyle w:val="Compact"/>
        <w:numPr>
          <w:ilvl w:val="0"/>
          <w:numId w:val="18"/>
        </w:numPr>
      </w:pPr>
      <w:hyperlink r:id="rId84" w:anchor="mysqldb">
        <w:proofErr w:type="spellStart"/>
        <w:r w:rsidR="009352C4">
          <w:rPr>
            <w:rStyle w:val="FootnoteReference"/>
          </w:rPr>
          <w:t>MySQLdb</w:t>
        </w:r>
        <w:proofErr w:type="spellEnd"/>
        <w:r w:rsidR="009352C4">
          <w:rPr>
            <w:rStyle w:val="FootnoteReference"/>
          </w:rPr>
          <w:t xml:space="preserve"> (</w:t>
        </w:r>
        <w:proofErr w:type="spellStart"/>
        <w:r w:rsidR="009352C4">
          <w:rPr>
            <w:rStyle w:val="FootnoteReference"/>
          </w:rPr>
          <w:t>mysqlclient</w:t>
        </w:r>
        <w:proofErr w:type="spellEnd"/>
        <w:r w:rsidR="009352C4">
          <w:rPr>
            <w:rStyle w:val="FootnoteReference"/>
          </w:rPr>
          <w:t>) User’s Guide</w:t>
        </w:r>
      </w:hyperlink>
    </w:p>
    <w:p w14:paraId="30F82017" w14:textId="77777777" w:rsidR="00EC375C" w:rsidRDefault="000500BB">
      <w:pPr>
        <w:pStyle w:val="Compact"/>
        <w:numPr>
          <w:ilvl w:val="0"/>
          <w:numId w:val="18"/>
        </w:numPr>
      </w:pPr>
      <w:hyperlink r:id="rId85" w:anchor="mysql-notes">
        <w:r w:rsidR="009352C4">
          <w:rPr>
            <w:rStyle w:val="FootnoteReference"/>
          </w:rPr>
          <w:t>Django ORM Support for MySQL</w:t>
        </w:r>
      </w:hyperlink>
    </w:p>
    <w:p w14:paraId="39F3E54D" w14:textId="77777777" w:rsidR="00EC375C" w:rsidRDefault="009352C4">
      <w:pPr>
        <w:pStyle w:val="Heading1"/>
      </w:pPr>
      <w:bookmarkStart w:id="90" w:name="_Toc91504954"/>
      <w:bookmarkStart w:id="91" w:name="other-notable-languages-for-mysql-apps"/>
      <w:bookmarkEnd w:id="83"/>
      <w:bookmarkEnd w:id="89"/>
      <w:r>
        <w:t>Other Notable Languages for MySQL Apps</w:t>
      </w:r>
      <w:bookmarkEnd w:id="90"/>
    </w:p>
    <w:p w14:paraId="5CB097BC" w14:textId="77777777" w:rsidR="00EC375C" w:rsidRDefault="009352C4">
      <w:pPr>
        <w:pStyle w:val="FirstParagraph"/>
      </w:pPr>
      <w:r>
        <w:t xml:space="preserve">Like the other language support guides, Flexible Server is compatible with all MySQL clients that support MySQL Community Edition. Microsoft provides a </w:t>
      </w:r>
      <w:hyperlink r:id="rId86">
        <w:r>
          <w:rPr>
            <w:rStyle w:val="FootnoteReference"/>
          </w:rPr>
          <w:t>curated list of compatible clients for MySQL Single Server</w:t>
        </w:r>
      </w:hyperlink>
      <w:r>
        <w:t>.</w:t>
      </w:r>
    </w:p>
    <w:p w14:paraId="7DB9DC30" w14:textId="77777777" w:rsidR="00EC375C" w:rsidRDefault="009352C4">
      <w:pPr>
        <w:pStyle w:val="Heading2"/>
      </w:pPr>
      <w:bookmarkStart w:id="92" w:name="_Toc91504955"/>
      <w:bookmarkStart w:id="93" w:name="net"/>
      <w:r>
        <w:t>.NET</w:t>
      </w:r>
      <w:bookmarkEnd w:id="92"/>
    </w:p>
    <w:p w14:paraId="5E4115EC" w14:textId="77777777" w:rsidR="00EC375C" w:rsidRDefault="009352C4">
      <w:pPr>
        <w:pStyle w:val="FirstParagraph"/>
      </w:pPr>
      <w:r>
        <w:t>.NET applications typically use ORMs to access databases and improve portability: two of the most popular ORMs are Entity Framework (Core) and Dapper.</w:t>
      </w:r>
    </w:p>
    <w:p w14:paraId="01F2DB93" w14:textId="77777777" w:rsidR="00EC375C" w:rsidRDefault="009352C4">
      <w:pPr>
        <w:pStyle w:val="BodyText"/>
      </w:pPr>
      <w:r>
        <w:t xml:space="preserve">Using MySQL with Entity Framework (Core) requires </w:t>
      </w:r>
      <w:hyperlink r:id="rId87">
        <w:r>
          <w:rPr>
            <w:rStyle w:val="FootnoteReference"/>
          </w:rPr>
          <w:t>MySQL Connector/NET</w:t>
        </w:r>
      </w:hyperlink>
      <w:r>
        <w:t xml:space="preserve">, which is compatible with Single Server. Learn more </w:t>
      </w:r>
      <w:hyperlink r:id="rId88">
        <w:r>
          <w:rPr>
            <w:rStyle w:val="FootnoteReference"/>
          </w:rPr>
          <w:t>from the MySQL documentation</w:t>
        </w:r>
      </w:hyperlink>
      <w:r>
        <w:t xml:space="preserve"> about support for Entity Framework (Core).</w:t>
      </w:r>
    </w:p>
    <w:p w14:paraId="5CDE4BE6" w14:textId="77777777" w:rsidR="00EC375C" w:rsidRDefault="009352C4">
      <w:pPr>
        <w:pStyle w:val="BodyText"/>
      </w:pPr>
      <w:r>
        <w:t xml:space="preserve">Microsoft has also validated that MySQL Single Server is compatible with the </w:t>
      </w:r>
      <w:hyperlink r:id="rId89">
        <w:r>
          <w:rPr>
            <w:rStyle w:val="FootnoteReference"/>
          </w:rPr>
          <w:t>Async MySQL Connector for .NET</w:t>
        </w:r>
      </w:hyperlink>
      <w:r>
        <w:t>. This connector works with both Dapper and Entity Framework (Core).</w:t>
      </w:r>
    </w:p>
    <w:p w14:paraId="5712AAEB" w14:textId="77777777" w:rsidR="00EC375C" w:rsidRDefault="009352C4">
      <w:pPr>
        <w:pStyle w:val="Heading2"/>
      </w:pPr>
      <w:bookmarkStart w:id="94" w:name="_Toc91504956"/>
      <w:bookmarkStart w:id="95" w:name="ruby"/>
      <w:bookmarkEnd w:id="93"/>
      <w:r>
        <w:t>Ruby</w:t>
      </w:r>
      <w:bookmarkEnd w:id="94"/>
    </w:p>
    <w:p w14:paraId="0233ED97" w14:textId="77777777" w:rsidR="00EC375C" w:rsidRDefault="009352C4">
      <w:pPr>
        <w:pStyle w:val="FirstParagraph"/>
      </w:pPr>
      <w:r>
        <w:t xml:space="preserve">The </w:t>
      </w:r>
      <w:hyperlink r:id="rId90">
        <w:r>
          <w:rPr>
            <w:rStyle w:val="FootnoteReference"/>
            <w:i/>
            <w:iCs/>
          </w:rPr>
          <w:t>Mysql2</w:t>
        </w:r>
      </w:hyperlink>
      <w:r>
        <w:t xml:space="preserve"> library, compatible with Single Server, provides MySQL connectivity in Ruby by referencing C implementations of the MySQL connector.</w:t>
      </w:r>
    </w:p>
    <w:p w14:paraId="1D2E62C5" w14:textId="77777777" w:rsidR="00EC375C" w:rsidRDefault="009352C4">
      <w:pPr>
        <w:pStyle w:val="Heading1"/>
      </w:pPr>
      <w:bookmarkStart w:id="96" w:name="_Toc91504957"/>
      <w:bookmarkStart w:id="97" w:name="provision-flexible-server-and-database"/>
      <w:bookmarkEnd w:id="91"/>
      <w:bookmarkEnd w:id="95"/>
      <w:r>
        <w:t>Provision Flexible Server and Database</w:t>
      </w:r>
      <w:bookmarkEnd w:id="96"/>
    </w:p>
    <w:p w14:paraId="178FD9CA" w14:textId="77777777" w:rsidR="00EC375C" w:rsidRDefault="009352C4">
      <w:pPr>
        <w:pStyle w:val="FirstParagraph"/>
      </w:pPr>
      <w:r>
        <w:t>This document illustrates how to deploy MySQL Flexible Server using various Azure management tools.</w:t>
      </w:r>
    </w:p>
    <w:p w14:paraId="04A2EA09" w14:textId="77777777" w:rsidR="00EC375C" w:rsidRDefault="009352C4">
      <w:pPr>
        <w:pStyle w:val="Heading2"/>
      </w:pPr>
      <w:bookmarkStart w:id="98" w:name="_Toc91504958"/>
      <w:bookmarkStart w:id="99" w:name="azure-portal"/>
      <w:r>
        <w:t>Azure Portal</w:t>
      </w:r>
      <w:bookmarkEnd w:id="98"/>
    </w:p>
    <w:p w14:paraId="78F911F7" w14:textId="77777777" w:rsidR="00EC375C" w:rsidRDefault="009352C4">
      <w:pPr>
        <w:pStyle w:val="FirstParagraph"/>
      </w:pPr>
      <w:r>
        <w:t xml:space="preserve">Azure provides a </w:t>
      </w:r>
      <w:hyperlink r:id="rId91">
        <w:proofErr w:type="spellStart"/>
        <w:r>
          <w:rPr>
            <w:rStyle w:val="FootnoteReference"/>
          </w:rPr>
          <w:t>quickstart</w:t>
        </w:r>
        <w:proofErr w:type="spellEnd"/>
        <w:r>
          <w:rPr>
            <w:rStyle w:val="FootnoteReference"/>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06332180" w14:textId="77777777" w:rsidR="00EC375C" w:rsidRDefault="009352C4">
      <w:pPr>
        <w:pStyle w:val="Heading2"/>
      </w:pPr>
      <w:bookmarkStart w:id="100" w:name="_Toc91504959"/>
      <w:bookmarkStart w:id="101" w:name="azure-cli"/>
      <w:bookmarkEnd w:id="99"/>
      <w:r>
        <w:t>Azure CLI</w:t>
      </w:r>
      <w:bookmarkEnd w:id="100"/>
    </w:p>
    <w:p w14:paraId="7298ED36" w14:textId="77777777" w:rsidR="00EC375C" w:rsidRDefault="009352C4">
      <w:pPr>
        <w:pStyle w:val="FirstParagraph"/>
      </w:pPr>
      <w:r>
        <w:t xml:space="preserve">The Azure CLI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w:t>
      </w:r>
      <w:r>
        <w:t xml:space="preserve"> set of commands is very robust. </w:t>
      </w:r>
      <w:hyperlink r:id="rId92">
        <w:r>
          <w:rPr>
            <w:rStyle w:val="FootnoteReference"/>
          </w:rPr>
          <w:t xml:space="preserve">Azure’s </w:t>
        </w:r>
        <w:proofErr w:type="spellStart"/>
        <w:r>
          <w:rPr>
            <w:rStyle w:val="FootnoteReference"/>
          </w:rPr>
          <w:t>quickstart</w:t>
        </w:r>
        <w:proofErr w:type="spellEnd"/>
        <w:r>
          <w:rPr>
            <w:rStyle w:val="FootnoteReference"/>
          </w:rPr>
          <w:t xml:space="preserve"> guide</w:t>
        </w:r>
      </w:hyperlink>
      <w:r>
        <w:t xml:space="preserve"> demonstrates how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create</w:t>
      </w:r>
      <w:r>
        <w:t xml:space="preserve"> and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w:t>
      </w:r>
      <w:proofErr w:type="spellStart"/>
      <w:r>
        <w:rPr>
          <w:rStyle w:val="VerbatimChar"/>
        </w:rPr>
        <w:t>db</w:t>
      </w:r>
      <w:proofErr w:type="spellEnd"/>
      <w:r>
        <w:rPr>
          <w:rStyle w:val="VerbatimChar"/>
        </w:rPr>
        <w:t xml:space="preserve"> create</w:t>
      </w:r>
      <w:r>
        <w:t xml:space="preserve"> commands can automatically populate server parameters. Note that it is possible to exercise greater control over these commands by reviewing the documentation for the </w:t>
      </w:r>
      <w:hyperlink r:id="rId93" w:anchor="az_mysql_flexible_server_create">
        <w:r>
          <w:rPr>
            <w:rStyle w:val="VerbatimChar"/>
          </w:rPr>
          <w:t>flexible-server create</w:t>
        </w:r>
      </w:hyperlink>
      <w:r>
        <w:t xml:space="preserve"> and </w:t>
      </w:r>
      <w:hyperlink r:id="rId94" w:anchor="az_mysql_flexible_server_db_create">
        <w:r>
          <w:rPr>
            <w:rStyle w:val="VerbatimChar"/>
          </w:rPr>
          <w:t xml:space="preserve">flexible-server </w:t>
        </w:r>
        <w:proofErr w:type="spellStart"/>
        <w:r>
          <w:rPr>
            <w:rStyle w:val="VerbatimChar"/>
          </w:rPr>
          <w:t>db</w:t>
        </w:r>
        <w:proofErr w:type="spellEnd"/>
        <w:r>
          <w:rPr>
            <w:rStyle w:val="VerbatimChar"/>
          </w:rPr>
          <w:t xml:space="preserve"> create</w:t>
        </w:r>
      </w:hyperlink>
      <w:r>
        <w:t xml:space="preserve"> commands.</w:t>
      </w:r>
    </w:p>
    <w:p w14:paraId="6FD115EB" w14:textId="77777777" w:rsidR="00EC375C" w:rsidRDefault="009352C4">
      <w:pPr>
        <w:pStyle w:val="BlockText"/>
      </w:pPr>
      <w:r>
        <w:t xml:space="preserve">Running the CLI commands from </w:t>
      </w:r>
      <w:hyperlink r:id="rId95">
        <w:r>
          <w:rPr>
            <w:rStyle w:val="FootnoteReference"/>
          </w:rPr>
          <w:t>Azure Cloud Shell</w:t>
        </w:r>
      </w:hyperlink>
      <w:r>
        <w:t xml:space="preserve"> is preferable, as the context is already authenticated with Azure.</w:t>
      </w:r>
    </w:p>
    <w:p w14:paraId="4342C864" w14:textId="77777777" w:rsidR="00EC375C" w:rsidRDefault="009352C4">
      <w:pPr>
        <w:pStyle w:val="FirstParagraph"/>
      </w:pPr>
      <w:r>
        <w:t>The image below, from a successful CLI provisioning attempt for Flexible Server, maps CLI flags to various Flexible Server parameters.</w:t>
      </w:r>
    </w:p>
    <w:p w14:paraId="740E6D15" w14:textId="77777777" w:rsidR="00EC375C" w:rsidRDefault="009352C4">
      <w:pPr>
        <w:pStyle w:val="Figure"/>
      </w:pPr>
      <w:r>
        <w:rPr>
          <w:noProof/>
        </w:rPr>
        <w:drawing>
          <wp:inline distT="0" distB="0" distL="0" distR="0" wp14:anchorId="57990106" wp14:editId="23C916A7">
            <wp:extent cx="5334000" cy="2419684"/>
            <wp:effectExtent l="0" t="0" r="0" b="0"/>
            <wp:docPr id="168"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169" name="Picture" descr="./media/mysql-flex-params.png"/>
                    <pic:cNvPicPr>
                      <a:picLocks noChangeAspect="1" noChangeArrowheads="1"/>
                    </pic:cNvPicPr>
                  </pic:nvPicPr>
                  <pic:blipFill>
                    <a:blip r:embed="rId96"/>
                    <a:stretch>
                      <a:fillRect/>
                    </a:stretch>
                  </pic:blipFill>
                  <pic:spPr bwMode="auto">
                    <a:xfrm>
                      <a:off x="0" y="0"/>
                      <a:ext cx="5334000" cy="2419684"/>
                    </a:xfrm>
                    <a:prstGeom prst="rect">
                      <a:avLst/>
                    </a:prstGeom>
                    <a:noFill/>
                    <a:ln w="9525">
                      <a:noFill/>
                      <a:headEnd/>
                      <a:tailEnd/>
                    </a:ln>
                  </pic:spPr>
                </pic:pic>
              </a:graphicData>
            </a:graphic>
          </wp:inline>
        </w:drawing>
      </w:r>
    </w:p>
    <w:p w14:paraId="687BA6C7" w14:textId="77777777" w:rsidR="00EC375C" w:rsidRDefault="009352C4">
      <w:pPr>
        <w:pStyle w:val="TableCaption"/>
      </w:pPr>
      <w:r>
        <w:t>This image demonstrates the MySQL Flexible Server provisioned through Bash CLI commands.</w:t>
      </w:r>
    </w:p>
    <w:p w14:paraId="6ABA0CB6" w14:textId="77777777" w:rsidR="00EC375C" w:rsidRDefault="009352C4">
      <w:pPr>
        <w:pStyle w:val="Heading2"/>
      </w:pPr>
      <w:bookmarkStart w:id="102" w:name="_Toc91504960"/>
      <w:bookmarkStart w:id="103" w:name="arm-template"/>
      <w:bookmarkEnd w:id="101"/>
      <w:r>
        <w:t>ARM Template</w:t>
      </w:r>
      <w:bookmarkEnd w:id="102"/>
    </w:p>
    <w:p w14:paraId="7E869BF2" w14:textId="77777777" w:rsidR="00EC375C" w:rsidRDefault="009352C4">
      <w:pPr>
        <w:pStyle w:val="FirstParagraph"/>
      </w:pPr>
      <w:r>
        <w:t xml:space="preserve">Azure provides a </w:t>
      </w:r>
      <w:hyperlink r:id="rId97" w:anchor="review-the-template">
        <w:proofErr w:type="spellStart"/>
        <w:r>
          <w:rPr>
            <w:rStyle w:val="FootnoteReference"/>
          </w:rPr>
          <w:t>quickstart</w:t>
        </w:r>
        <w:proofErr w:type="spellEnd"/>
        <w:r>
          <w:rPr>
            <w:rStyle w:val="FootnoteReference"/>
          </w:rPr>
          <w:t xml:space="preserve"> document</w:t>
        </w:r>
      </w:hyperlink>
      <w:r>
        <w:t xml:space="preserve"> with a comprehensive ARM template for a Flexible Server deployment. We have also provided a </w:t>
      </w:r>
      <w:hyperlink r:id="rId98">
        <w:r>
          <w:rPr>
            <w:rStyle w:val="FootnoteReference"/>
          </w:rPr>
          <w:t>sample ARM template</w:t>
        </w:r>
      </w:hyperlink>
      <w:r>
        <w:t xml:space="preserve"> that just requires the </w:t>
      </w:r>
      <w:proofErr w:type="spellStart"/>
      <w:r>
        <w:rPr>
          <w:rStyle w:val="VerbatimChar"/>
        </w:rPr>
        <w:t>serverName</w:t>
      </w:r>
      <w:proofErr w:type="spellEnd"/>
      <w:r>
        <w:t xml:space="preserve">, </w:t>
      </w:r>
      <w:proofErr w:type="spellStart"/>
      <w:r>
        <w:rPr>
          <w:rStyle w:val="VerbatimChar"/>
        </w:rPr>
        <w:t>administratorLogin</w:t>
      </w:r>
      <w:proofErr w:type="spellEnd"/>
      <w:r>
        <w:t xml:space="preserve">, and </w:t>
      </w:r>
      <w:proofErr w:type="spellStart"/>
      <w:r>
        <w:rPr>
          <w:rStyle w:val="VerbatimChar"/>
        </w:rPr>
        <w:t>administratorLoginPassword</w:t>
      </w:r>
      <w:proofErr w:type="spellEnd"/>
      <w:r>
        <w:t xml:space="preserve"> parameters to deploy: the Azure sample template requires additional parameters to run. It can be deployed with the </w:t>
      </w:r>
      <w:r>
        <w:rPr>
          <w:rStyle w:val="VerbatimChar"/>
        </w:rPr>
        <w:t>New-</w:t>
      </w:r>
      <w:proofErr w:type="spellStart"/>
      <w:r>
        <w:rPr>
          <w:rStyle w:val="VerbatimChar"/>
        </w:rPr>
        <w:t>AzResourceGroupDeployment</w:t>
      </w:r>
      <w:proofErr w:type="spellEnd"/>
      <w:r>
        <w:t xml:space="preserve"> PowerShell command in the </w:t>
      </w:r>
      <w:proofErr w:type="spellStart"/>
      <w:r>
        <w:t>quickstart</w:t>
      </w:r>
      <w:proofErr w:type="spellEnd"/>
      <w:r>
        <w:t xml:space="preserve"> or the </w:t>
      </w:r>
      <w:proofErr w:type="spellStart"/>
      <w:r>
        <w:rPr>
          <w:rStyle w:val="VerbatimChar"/>
        </w:rPr>
        <w:t>az</w:t>
      </w:r>
      <w:proofErr w:type="spellEnd"/>
      <w:r>
        <w:rPr>
          <w:rStyle w:val="VerbatimChar"/>
        </w:rPr>
        <w:t xml:space="preserve"> deployment group create</w:t>
      </w:r>
      <w:r>
        <w:t xml:space="preserve"> CLI command.</w:t>
      </w:r>
    </w:p>
    <w:p w14:paraId="0D19A075" w14:textId="77777777" w:rsidR="00EC375C" w:rsidRDefault="009352C4">
      <w:pPr>
        <w:pStyle w:val="Heading1"/>
      </w:pPr>
      <w:bookmarkStart w:id="104" w:name="_Toc91504961"/>
      <w:bookmarkStart w:id="105" w:name="Xe9509320645a2159fc8f1586e678e7254a2b356"/>
      <w:bookmarkEnd w:id="97"/>
      <w:bookmarkEnd w:id="103"/>
      <w:r>
        <w:t>Query Azure Database for MySQL using MySQL Workbench</w:t>
      </w:r>
      <w:bookmarkEnd w:id="104"/>
    </w:p>
    <w:p w14:paraId="2B2D60A0" w14:textId="77777777" w:rsidR="00EC375C" w:rsidRDefault="009352C4">
      <w:pPr>
        <w:pStyle w:val="FirstParagraph"/>
      </w:pPr>
      <w:r>
        <w:t>This guide explains how to perform queries against Azure Database for MySQL Flexible Server using MySQL Workbench, a UI-based management tool.</w:t>
      </w:r>
    </w:p>
    <w:p w14:paraId="06E0B5D7" w14:textId="77777777" w:rsidR="00EC375C" w:rsidRDefault="009352C4">
      <w:pPr>
        <w:pStyle w:val="Heading2"/>
      </w:pPr>
      <w:bookmarkStart w:id="106" w:name="_Toc91504962"/>
      <w:bookmarkStart w:id="107" w:name="setup"/>
      <w:r>
        <w:t>Setup</w:t>
      </w:r>
      <w:bookmarkEnd w:id="106"/>
    </w:p>
    <w:p w14:paraId="75ACB92B" w14:textId="77777777" w:rsidR="00EC375C" w:rsidRDefault="009352C4">
      <w:pPr>
        <w:pStyle w:val="FirstParagraph"/>
      </w:pPr>
      <w:r>
        <w:t xml:space="preserve">Follow one of the methods in the </w:t>
      </w:r>
      <w:hyperlink r:id="rId99">
        <w:r>
          <w:rPr>
            <w:rStyle w:val="FootnoteReference"/>
          </w:rPr>
          <w:t>Provision MySQL Flexible Server</w:t>
        </w:r>
      </w:hyperlink>
      <w:r>
        <w:t xml:space="preserve"> document to create a Flexible Server instance with a database.</w:t>
      </w:r>
    </w:p>
    <w:p w14:paraId="7E488C12" w14:textId="77777777" w:rsidR="00EC375C" w:rsidRDefault="009352C4">
      <w:pPr>
        <w:pStyle w:val="BodyText"/>
      </w:pPr>
      <w:r>
        <w:t xml:space="preserve">Download MySQL Workbench from the </w:t>
      </w:r>
      <w:hyperlink r:id="rId100">
        <w:r>
          <w:rPr>
            <w:rStyle w:val="FootnoteReference"/>
          </w:rPr>
          <w:t>MySQL Downloads.</w:t>
        </w:r>
      </w:hyperlink>
      <w:r>
        <w:t xml:space="preserve"> This document was written using version 8.0.26: we recommend this version because Single Server is not compatible with 8.0.27, so 8.0.26 has the greatest flexibility.</w:t>
      </w:r>
    </w:p>
    <w:p w14:paraId="40328CA5" w14:textId="77777777" w:rsidR="00EC375C" w:rsidRDefault="009352C4">
      <w:pPr>
        <w:pStyle w:val="Heading2"/>
      </w:pPr>
      <w:bookmarkStart w:id="108" w:name="_Toc91504963"/>
      <w:bookmarkStart w:id="109" w:name="instructions"/>
      <w:bookmarkEnd w:id="107"/>
      <w:r>
        <w:t>Instructions</w:t>
      </w:r>
      <w:bookmarkEnd w:id="108"/>
    </w:p>
    <w:p w14:paraId="6E4A6464" w14:textId="77777777" w:rsidR="00EC375C" w:rsidRDefault="009352C4">
      <w:pPr>
        <w:pStyle w:val="FirstParagraph"/>
      </w:pPr>
      <w:r>
        <w:t xml:space="preserve">This guide is based on a </w:t>
      </w:r>
      <w:hyperlink r:id="rId101">
        <w:r>
          <w:rPr>
            <w:rStyle w:val="FootnoteReference"/>
          </w:rPr>
          <w:t>Microsoft document.</w:t>
        </w:r>
      </w:hyperlink>
      <w:r>
        <w:t xml:space="preserve"> Follow the guide to create a new database in the Flexible Server instance, create a new table (</w:t>
      </w:r>
      <w:r>
        <w:rPr>
          <w:rStyle w:val="VerbatimChar"/>
        </w:rPr>
        <w:t>inventory</w:t>
      </w:r>
      <w:r>
        <w:t>), query the table, update data in the table, and delete records from the table.</w:t>
      </w:r>
    </w:p>
    <w:p w14:paraId="36FA30FD" w14:textId="77777777" w:rsidR="00EC375C" w:rsidRDefault="009352C4">
      <w:pPr>
        <w:pStyle w:val="BodyText"/>
      </w:pPr>
      <w:r>
        <w:t xml:space="preserve">Note that MySQL Workbench can automatically initiate an SSL-secured connection to Azure Database for MySQL. However, it is recommended to use the </w:t>
      </w:r>
      <w:hyperlink r:id="rId102">
        <w:r>
          <w:rPr>
            <w:rStyle w:val="FootnoteReference"/>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373619AD" w14:textId="77777777" w:rsidR="00EC375C" w:rsidRDefault="009352C4">
      <w:pPr>
        <w:pStyle w:val="Figure"/>
      </w:pPr>
      <w:r>
        <w:rPr>
          <w:noProof/>
        </w:rPr>
        <w:drawing>
          <wp:inline distT="0" distB="0" distL="0" distR="0" wp14:anchorId="7476C57A" wp14:editId="0B82DE19">
            <wp:extent cx="5334000" cy="3354160"/>
            <wp:effectExtent l="0" t="0" r="0" b="0"/>
            <wp:docPr id="181"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182" name="Picture" descr="./media/new-ssl-connection-with-ca-file.png"/>
                    <pic:cNvPicPr>
                      <a:picLocks noChangeAspect="1" noChangeArrowheads="1"/>
                    </pic:cNvPicPr>
                  </pic:nvPicPr>
                  <pic:blipFill>
                    <a:blip r:embed="rId103"/>
                    <a:stretch>
                      <a:fillRect/>
                    </a:stretch>
                  </pic:blipFill>
                  <pic:spPr bwMode="auto">
                    <a:xfrm>
                      <a:off x="0" y="0"/>
                      <a:ext cx="5334000" cy="3354160"/>
                    </a:xfrm>
                    <a:prstGeom prst="rect">
                      <a:avLst/>
                    </a:prstGeom>
                    <a:noFill/>
                    <a:ln w="9525">
                      <a:noFill/>
                      <a:headEnd/>
                      <a:tailEnd/>
                    </a:ln>
                  </pic:spPr>
                </pic:pic>
              </a:graphicData>
            </a:graphic>
          </wp:inline>
        </w:drawing>
      </w:r>
    </w:p>
    <w:p w14:paraId="3183CB6E" w14:textId="77777777" w:rsidR="00EC375C" w:rsidRDefault="009352C4">
      <w:pPr>
        <w:pStyle w:val="TableCaption"/>
      </w:pPr>
      <w:r>
        <w:t>Add the SSL CA file on the SSL tab of the Setup New Connection dialog box.</w:t>
      </w:r>
    </w:p>
    <w:p w14:paraId="281FFCAD" w14:textId="77777777" w:rsidR="00EC375C" w:rsidRDefault="009352C4">
      <w:pPr>
        <w:pStyle w:val="Heading1"/>
      </w:pPr>
      <w:bookmarkStart w:id="110" w:name="_Toc91504964"/>
      <w:bookmarkStart w:id="111" w:name="X47a90cebea071b29bf3c18eff33f44f5a4620df"/>
      <w:bookmarkEnd w:id="105"/>
      <w:bookmarkEnd w:id="109"/>
      <w:r>
        <w:t>Query Azure Database for MySQL Using the Azure CLI</w:t>
      </w:r>
      <w:bookmarkEnd w:id="110"/>
    </w:p>
    <w:p w14:paraId="6E2D37C9" w14:textId="77777777" w:rsidR="00EC375C" w:rsidRDefault="009352C4">
      <w:pPr>
        <w:pStyle w:val="FirstParagraph"/>
      </w:pPr>
      <w:r>
        <w:t xml:space="preserve">This guide explains how to perform queries against Azure Database for MySQL Flexible Server using the Azure CLI and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w:t>
      </w:r>
      <w:r>
        <w:t xml:space="preserve"> utilities.</w:t>
      </w:r>
    </w:p>
    <w:p w14:paraId="57C20A09" w14:textId="77777777" w:rsidR="00EC375C" w:rsidRDefault="009352C4">
      <w:pPr>
        <w:pStyle w:val="Heading2"/>
      </w:pPr>
      <w:bookmarkStart w:id="112" w:name="_Toc91504965"/>
      <w:bookmarkStart w:id="113" w:name="setup-1"/>
      <w:r>
        <w:t>Setup</w:t>
      </w:r>
      <w:bookmarkEnd w:id="112"/>
    </w:p>
    <w:p w14:paraId="4A07EA63" w14:textId="77777777" w:rsidR="00EC375C" w:rsidRDefault="009352C4">
      <w:pPr>
        <w:pStyle w:val="FirstParagraph"/>
      </w:pPr>
      <w:r>
        <w:t xml:space="preserve">While the Azure sample demonstrates how to provision a Flexible Server instance using the CLI, you can follow one of the provisioning methods in the </w:t>
      </w:r>
      <w:hyperlink r:id="rId104">
        <w:r>
          <w:rPr>
            <w:rStyle w:val="FootnoteReference"/>
          </w:rPr>
          <w:t>Provision MySQL Flexible Server</w:t>
        </w:r>
      </w:hyperlink>
      <w:r>
        <w:t xml:space="preserve"> document.</w:t>
      </w:r>
    </w:p>
    <w:p w14:paraId="2CB7C01E" w14:textId="77777777" w:rsidR="00EC375C" w:rsidRDefault="009352C4">
      <w:pPr>
        <w:pStyle w:val="Heading2"/>
      </w:pPr>
      <w:bookmarkStart w:id="114" w:name="_Toc91504966"/>
      <w:bookmarkStart w:id="115" w:name="instructions-1"/>
      <w:bookmarkEnd w:id="113"/>
      <w:r>
        <w:t>Instructions</w:t>
      </w:r>
      <w:bookmarkEnd w:id="114"/>
    </w:p>
    <w:p w14:paraId="205204CF" w14:textId="77777777" w:rsidR="00EC375C" w:rsidRDefault="009352C4">
      <w:pPr>
        <w:pStyle w:val="FirstParagraph"/>
      </w:pPr>
      <w:r>
        <w:t xml:space="preserve">This guide is based on a </w:t>
      </w:r>
      <w:hyperlink r:id="rId105" w:anchor="create-a-database">
        <w:r>
          <w:rPr>
            <w:rStyle w:val="FootnoteReference"/>
          </w:rPr>
          <w:t>Microsoft document.</w:t>
        </w:r>
      </w:hyperlink>
    </w:p>
    <w:p w14:paraId="058F3EBD" w14:textId="77777777" w:rsidR="00EC375C" w:rsidRDefault="009352C4">
      <w:pPr>
        <w:pStyle w:val="BodyText"/>
      </w:pPr>
      <w:r>
        <w:t xml:space="preserve">The Azure CLI supports running queries interactively, via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connect</w:t>
      </w:r>
      <w:r>
        <w:t xml:space="preserve"> command, which is </w:t>
      </w:r>
      <w:proofErr w:type="gramStart"/>
      <w:r>
        <w:t>similar to</w:t>
      </w:r>
      <w:proofErr w:type="gramEnd"/>
      <w:r>
        <w:t xml:space="preserve"> running queries interactively against a MySQL instance through the MySQL CLI. It is also possible to run an individual SQL query or a SQL file using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execute</w:t>
      </w:r>
      <w:r>
        <w:t xml:space="preserve"> command.</w:t>
      </w:r>
    </w:p>
    <w:p w14:paraId="63667B5A" w14:textId="77777777" w:rsidR="00EC375C" w:rsidRDefault="009352C4">
      <w:pPr>
        <w:pStyle w:val="BodyText"/>
      </w:pPr>
      <w:r>
        <w:t xml:space="preserve">Note that these commands require the </w:t>
      </w:r>
      <w:proofErr w:type="spellStart"/>
      <w:r>
        <w:rPr>
          <w:rStyle w:val="VerbatimChar"/>
        </w:rPr>
        <w:t>rdbms</w:t>
      </w:r>
      <w:proofErr w:type="spellEnd"/>
      <w:r>
        <w:rPr>
          <w:rStyle w:val="VerbatimChar"/>
        </w:rPr>
        <w:t>-connect</w:t>
      </w:r>
      <w:r>
        <w:t xml:space="preserve"> CLI extension, which is automatically installed if it is not present. If you encounter permissions errors from the Azure Cloud Shell, execute the commands from a local installation of the Azure CLI.</w:t>
      </w:r>
    </w:p>
    <w:p w14:paraId="6D97095A" w14:textId="77777777" w:rsidR="00EC375C" w:rsidRDefault="009352C4">
      <w:pPr>
        <w:pStyle w:val="BodyText"/>
      </w:pPr>
      <w:r>
        <w:t xml:space="preserve">In addition to the queries in the document, you can run basic admin queries. The statements below create a new user </w:t>
      </w:r>
      <w:r>
        <w:rPr>
          <w:rStyle w:val="VerbatimChar"/>
        </w:rPr>
        <w:t>analyst</w:t>
      </w:r>
      <w:r>
        <w:t xml:space="preserve"> that can read data from all tables in </w:t>
      </w:r>
      <w:proofErr w:type="spellStart"/>
      <w:r>
        <w:rPr>
          <w:rStyle w:val="VerbatimChar"/>
        </w:rPr>
        <w:t>newdatabase</w:t>
      </w:r>
      <w:proofErr w:type="spellEnd"/>
      <w:r>
        <w:t>.</w:t>
      </w:r>
    </w:p>
    <w:p w14:paraId="564EC3D8" w14:textId="77777777" w:rsidR="00EC375C" w:rsidRDefault="009352C4">
      <w:pPr>
        <w:pStyle w:val="TOCHeading"/>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newdatabase.</w:t>
      </w:r>
      <w:r>
        <w:rPr>
          <w:rStyle w:val="OperatorTok"/>
        </w:rPr>
        <w:t>*</w:t>
      </w:r>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26BC22F1" w14:textId="77777777" w:rsidR="00EC375C" w:rsidRDefault="009352C4">
      <w:pPr>
        <w:pStyle w:val="FirstParagraph"/>
      </w:pPr>
      <w:r>
        <w:t xml:space="preserve">The new </w:t>
      </w:r>
      <w:r>
        <w:rPr>
          <w:rStyle w:val="VerbatimChar"/>
        </w:rPr>
        <w:t>analyst</w:t>
      </w:r>
      <w:r>
        <w:t xml:space="preserve"> user can also connect to </w:t>
      </w:r>
      <w:proofErr w:type="spellStart"/>
      <w:r>
        <w:rPr>
          <w:rStyle w:val="VerbatimChar"/>
        </w:rPr>
        <w:t>newdatabase</w:t>
      </w:r>
      <w:proofErr w:type="spellEnd"/>
      <w:r>
        <w:t xml:space="preserve"> in the Flexible Server instance. The new user can only query tables in </w:t>
      </w:r>
      <w:proofErr w:type="spellStart"/>
      <w:r>
        <w:rPr>
          <w:rStyle w:val="VerbatimChar"/>
        </w:rPr>
        <w:t>newdatabase</w:t>
      </w:r>
      <w:proofErr w:type="spellEnd"/>
      <w:r>
        <w:t>.</w:t>
      </w:r>
    </w:p>
    <w:p w14:paraId="1A95397E" w14:textId="77777777" w:rsidR="00EC375C" w:rsidRDefault="009352C4">
      <w:pPr>
        <w:pStyle w:val="Figure"/>
      </w:pPr>
      <w:r>
        <w:rPr>
          <w:noProof/>
        </w:rPr>
        <w:drawing>
          <wp:inline distT="0" distB="0" distL="0" distR="0" wp14:anchorId="368F1377" wp14:editId="29EA806B">
            <wp:extent cx="5334000" cy="2735808"/>
            <wp:effectExtent l="0" t="0" r="0" b="0"/>
            <wp:docPr id="189"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190" name="Picture" descr="./media/analyst-query.png"/>
                    <pic:cNvPicPr>
                      <a:picLocks noChangeAspect="1" noChangeArrowheads="1"/>
                    </pic:cNvPicPr>
                  </pic:nvPicPr>
                  <pic:blipFill>
                    <a:blip r:embed="rId106"/>
                    <a:stretch>
                      <a:fillRect/>
                    </a:stretch>
                  </pic:blipFill>
                  <pic:spPr bwMode="auto">
                    <a:xfrm>
                      <a:off x="0" y="0"/>
                      <a:ext cx="5334000" cy="2735808"/>
                    </a:xfrm>
                    <a:prstGeom prst="rect">
                      <a:avLst/>
                    </a:prstGeom>
                    <a:noFill/>
                    <a:ln w="9525">
                      <a:noFill/>
                      <a:headEnd/>
                      <a:tailEnd/>
                    </a:ln>
                  </pic:spPr>
                </pic:pic>
              </a:graphicData>
            </a:graphic>
          </wp:inline>
        </w:drawing>
      </w:r>
    </w:p>
    <w:p w14:paraId="69CB4441" w14:textId="77777777" w:rsidR="00EC375C" w:rsidRDefault="009352C4">
      <w:pPr>
        <w:pStyle w:val="TableCaption"/>
      </w:pPr>
      <w:r>
        <w:t>This image demonstrates running queries against the Flexible Server instance using the Azure CLI.</w:t>
      </w:r>
    </w:p>
    <w:p w14:paraId="36065545" w14:textId="77777777" w:rsidR="00EC375C" w:rsidRDefault="009352C4">
      <w:pPr>
        <w:pStyle w:val="BlockText"/>
      </w:pPr>
      <w:r>
        <w:t xml:space="preserve">For more details on creating databases and users in Single Server and Flexible Server, consult </w:t>
      </w:r>
      <w:hyperlink r:id="rId107">
        <w:r>
          <w:rPr>
            <w:rStyle w:val="FootnoteReference"/>
          </w:rPr>
          <w:t>this document.</w:t>
        </w:r>
      </w:hyperlink>
      <w:r>
        <w:t xml:space="preserve"> Note that it uses the </w:t>
      </w:r>
      <w:proofErr w:type="spellStart"/>
      <w:r>
        <w:rPr>
          <w:rStyle w:val="VerbatimChar"/>
        </w:rPr>
        <w:t>mysql</w:t>
      </w:r>
      <w:proofErr w:type="spellEnd"/>
      <w:r>
        <w:t xml:space="preserve"> CLI.</w:t>
      </w:r>
    </w:p>
    <w:p w14:paraId="2C0201DF" w14:textId="77777777" w:rsidR="00EC375C" w:rsidRDefault="009352C4">
      <w:pPr>
        <w:pStyle w:val="Heading1"/>
      </w:pPr>
      <w:bookmarkStart w:id="116" w:name="_Toc91504967"/>
      <w:bookmarkStart w:id="117" w:name="php-language-support-1"/>
      <w:bookmarkEnd w:id="111"/>
      <w:bookmarkEnd w:id="115"/>
      <w:r>
        <w:t>PHP Language Support</w:t>
      </w:r>
      <w:bookmarkEnd w:id="116"/>
    </w:p>
    <w:p w14:paraId="640E9EA0" w14:textId="77777777" w:rsidR="00EC375C" w:rsidRDefault="009352C4">
      <w:pPr>
        <w:pStyle w:val="FirstParagraph"/>
      </w:pPr>
      <w:r>
        <w:t xml:space="preserve">This document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1FE85F6E" w14:textId="77777777" w:rsidR="00EC375C" w:rsidRDefault="009352C4">
      <w:pPr>
        <w:pStyle w:val="Heading2"/>
      </w:pPr>
      <w:bookmarkStart w:id="118" w:name="_Toc91504968"/>
      <w:bookmarkStart w:id="119" w:name="setup-2"/>
      <w:r>
        <w:t>Setup</w:t>
      </w:r>
      <w:bookmarkEnd w:id="118"/>
    </w:p>
    <w:p w14:paraId="30A1C9BE" w14:textId="77777777" w:rsidR="00EC375C" w:rsidRDefault="009352C4">
      <w:pPr>
        <w:pStyle w:val="FirstParagraph"/>
      </w:pPr>
      <w:r>
        <w:t xml:space="preserve">Follow one of the methods in the </w:t>
      </w:r>
      <w:hyperlink r:id="rId108">
        <w:r>
          <w:rPr>
            <w:rStyle w:val="FootnoteReference"/>
          </w:rPr>
          <w:t>Provision MySQL Flexible Server</w:t>
        </w:r>
      </w:hyperlink>
      <w:r>
        <w:t xml:space="preserve"> document to create a Flexible Server instance with a database.</w:t>
      </w:r>
    </w:p>
    <w:p w14:paraId="49C53C24" w14:textId="77777777" w:rsidR="00EC375C" w:rsidRDefault="009352C4">
      <w:pPr>
        <w:pStyle w:val="BodyText"/>
      </w:pPr>
      <w:r>
        <w:t xml:space="preserve">Moreover, install PHP on your system from the </w:t>
      </w:r>
      <w:hyperlink r:id="rId109">
        <w:r>
          <w:rPr>
            <w:rStyle w:val="FootnoteReference"/>
          </w:rPr>
          <w:t>downloads page.</w:t>
        </w:r>
      </w:hyperlink>
      <w:r>
        <w:t xml:space="preserve"> These instructions were tested with PHP 8.0.13 (any PHP 8.0 version should work).</w:t>
      </w:r>
    </w:p>
    <w:p w14:paraId="2EA0FACF" w14:textId="77777777" w:rsidR="00EC375C" w:rsidRDefault="009352C4">
      <w:pPr>
        <w:pStyle w:val="BlockText"/>
      </w:pPr>
      <w:r>
        <w:t xml:space="preserve">Your </w:t>
      </w:r>
      <w:r>
        <w:rPr>
          <w:rStyle w:val="VerbatimChar"/>
        </w:rPr>
        <w:t>php.ini</w:t>
      </w:r>
      <w:r>
        <w:t xml:space="preserve"> file needs to uncomment the </w:t>
      </w:r>
      <w:r>
        <w:rPr>
          <w:rStyle w:val="VerbatimChar"/>
        </w:rPr>
        <w:t>extension=</w:t>
      </w:r>
      <w:proofErr w:type="spellStart"/>
      <w:r>
        <w:rPr>
          <w:rStyle w:val="VerbatimChar"/>
        </w:rPr>
        <w:t>mysqli</w:t>
      </w:r>
      <w:proofErr w:type="spellEnd"/>
      <w:r>
        <w:t xml:space="preserve"> and </w:t>
      </w:r>
      <w:r>
        <w:rPr>
          <w:rStyle w:val="VerbatimChar"/>
        </w:rPr>
        <w:t>extension=</w:t>
      </w:r>
      <w:proofErr w:type="spellStart"/>
      <w:r>
        <w:rPr>
          <w:rStyle w:val="VerbatimChar"/>
        </w:rPr>
        <w:t>openssl</w:t>
      </w:r>
      <w:proofErr w:type="spellEnd"/>
      <w:r>
        <w:t xml:space="preserve"> lines for these steps to work.</w:t>
      </w:r>
    </w:p>
    <w:p w14:paraId="70C2A6D8" w14:textId="77777777" w:rsidR="00EC375C" w:rsidRDefault="009352C4">
      <w:pPr>
        <w:pStyle w:val="FirstParagraph"/>
      </w:pPr>
      <w:r>
        <w:t>A text editor such as Visual Studio Code may also be useful.</w:t>
      </w:r>
    </w:p>
    <w:p w14:paraId="7687AFE4" w14:textId="77777777" w:rsidR="00EC375C" w:rsidRDefault="009352C4">
      <w:pPr>
        <w:pStyle w:val="BodyText"/>
      </w:pPr>
      <w:r>
        <w:t xml:space="preserve">Lastly, download the </w:t>
      </w:r>
      <w:hyperlink r:id="rId110">
        <w:r>
          <w:rPr>
            <w:rStyle w:val="FootnoteReference"/>
          </w:rPr>
          <w:t>connection certificate</w:t>
        </w:r>
      </w:hyperlink>
      <w:r>
        <w:t xml:space="preserve"> that is used for SSL connections with the MySQL Flexible Server instance. In these snippets, the certificate was saved to </w:t>
      </w:r>
      <w:r>
        <w:rPr>
          <w:rStyle w:val="VerbatimChar"/>
        </w:rPr>
        <w:t>C:\Tools</w:t>
      </w:r>
      <w:r>
        <w:t xml:space="preserve"> on Windows. Adjust this if necessary.</w:t>
      </w:r>
    </w:p>
    <w:p w14:paraId="4E73AEBF" w14:textId="77777777" w:rsidR="00EC375C" w:rsidRDefault="009352C4">
      <w:pPr>
        <w:pStyle w:val="Heading2"/>
      </w:pPr>
      <w:bookmarkStart w:id="120" w:name="_Toc91504969"/>
      <w:bookmarkStart w:id="121" w:name="instructions-2"/>
      <w:bookmarkEnd w:id="119"/>
      <w:r>
        <w:t>Instructions</w:t>
      </w:r>
      <w:bookmarkEnd w:id="120"/>
    </w:p>
    <w:p w14:paraId="4703A509" w14:textId="77777777" w:rsidR="00EC375C" w:rsidRDefault="009352C4">
      <w:pPr>
        <w:pStyle w:val="FirstParagraph"/>
      </w:pPr>
      <w:r>
        <w:t xml:space="preserve">Microsoft’s </w:t>
      </w:r>
      <w:hyperlink r:id="rId111">
        <w:proofErr w:type="spellStart"/>
        <w:r>
          <w:rPr>
            <w:rStyle w:val="FootnoteReference"/>
          </w:rPr>
          <w:t>quickstart</w:t>
        </w:r>
        <w:proofErr w:type="spellEnd"/>
        <w:r>
          <w:rPr>
            <w:rStyle w:val="FootnoteReference"/>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71DF2754" w14:textId="77777777" w:rsidR="00EC375C" w:rsidRDefault="009352C4">
      <w:pPr>
        <w:pStyle w:val="BodyText"/>
      </w:pPr>
      <w:r>
        <w:t xml:space="preserve">The first code snippet creates a table called </w:t>
      </w:r>
      <w:r>
        <w:rPr>
          <w:rStyle w:val="VerbatimChar"/>
        </w:rPr>
        <w:t>Products</w:t>
      </w:r>
      <w:r>
        <w:t xml:space="preserve"> with four columns, including a primary key. Adjust the </w:t>
      </w:r>
      <w:r>
        <w:rPr>
          <w:rStyle w:val="VerbatimChar"/>
        </w:rPr>
        <w:t>host</w:t>
      </w:r>
      <w:r>
        <w:t xml:space="preserve">, </w:t>
      </w:r>
      <w:r>
        <w:rPr>
          <w:rStyle w:val="VerbatimChar"/>
        </w:rPr>
        <w:t>username</w:t>
      </w:r>
      <w:r>
        <w:t xml:space="preserve"> (most likely </w:t>
      </w:r>
      <w:proofErr w:type="spellStart"/>
      <w:r>
        <w:rPr>
          <w:rStyle w:val="VerbatimChar"/>
        </w:rPr>
        <w:t>sqlroot</w:t>
      </w:r>
      <w:proofErr w:type="spellEnd"/>
      <w:r>
        <w:t xml:space="preserve">), </w:t>
      </w:r>
      <w:r>
        <w:rPr>
          <w:rStyle w:val="VerbatimChar"/>
        </w:rPr>
        <w:t>password</w:t>
      </w:r>
      <w:r>
        <w:t xml:space="preserve">, and </w:t>
      </w:r>
      <w:proofErr w:type="spellStart"/>
      <w:r>
        <w:rPr>
          <w:rStyle w:val="VerbatimChar"/>
        </w:rPr>
        <w:t>db_name</w:t>
      </w:r>
      <w:proofErr w:type="spellEnd"/>
      <w:r>
        <w:t xml:space="preserve"> (most likely </w:t>
      </w:r>
      <w:proofErr w:type="spellStart"/>
      <w:r>
        <w:rPr>
          <w:rStyle w:val="VerbatimChar"/>
        </w:rPr>
        <w:t>newdatabase</w:t>
      </w:r>
      <w:proofErr w:type="spellEnd"/>
      <w:r>
        <w:t xml:space="preserve">) parameters to the values you used during provisioning. Moreover, adjust the certificate path in the </w:t>
      </w:r>
      <w:proofErr w:type="spellStart"/>
      <w:r>
        <w:rPr>
          <w:rStyle w:val="VerbatimChar"/>
        </w:rPr>
        <w:t>mysqli_ssl_set</w:t>
      </w:r>
      <w:proofErr w:type="spellEnd"/>
      <w:r>
        <w:rPr>
          <w:rStyle w:val="VerbatimChar"/>
        </w:rPr>
        <w:t>()</w:t>
      </w:r>
      <w:r>
        <w:t xml:space="preserve"> method.</w:t>
      </w:r>
    </w:p>
    <w:p w14:paraId="18F4B249" w14:textId="77777777" w:rsidR="00EC375C" w:rsidRDefault="009352C4">
      <w:pPr>
        <w:pStyle w:val="TOCHeading"/>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E685C3A" w14:textId="77777777" w:rsidR="00EC375C" w:rsidRDefault="009352C4">
      <w:pPr>
        <w:pStyle w:val="FirstParagraph"/>
      </w:pPr>
      <w:r>
        <w:t xml:space="preserve">You should see a console output with the message </w:t>
      </w:r>
      <w:r>
        <w:rPr>
          <w:rStyle w:val="VerbatimChar"/>
        </w:rPr>
        <w:t>Table created</w:t>
      </w:r>
      <w:r>
        <w:t>.</w:t>
      </w:r>
    </w:p>
    <w:p w14:paraId="04A728BE" w14:textId="77777777" w:rsidR="00EC375C" w:rsidRDefault="009352C4">
      <w:pPr>
        <w:pStyle w:val="BodyText"/>
      </w:pPr>
      <w:r>
        <w:t>The second code snippet uses the same logic to start an SSL-secured connection and to close the connection. This time, it leverages a prepared insert statement with bound parameters.</w:t>
      </w:r>
    </w:p>
    <w:p w14:paraId="1BD2A451" w14:textId="77777777" w:rsidR="00EC375C" w:rsidRDefault="009352C4">
      <w:pPr>
        <w:pStyle w:val="TOCHeading"/>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AF6801A" w14:textId="77777777" w:rsidR="00EC375C" w:rsidRDefault="009352C4">
      <w:pPr>
        <w:pStyle w:val="FirstParagraph"/>
      </w:pPr>
      <w:r>
        <w:t xml:space="preserve">You should see the console output message </w:t>
      </w:r>
      <w:r>
        <w:rPr>
          <w:rStyle w:val="VerbatimChar"/>
        </w:rPr>
        <w:t>Insert: Affected 1 rows</w:t>
      </w:r>
      <w:r>
        <w:t>.</w:t>
      </w:r>
    </w:p>
    <w:p w14:paraId="5D9D6CFD" w14:textId="77777777" w:rsidR="00EC375C" w:rsidRDefault="009352C4">
      <w:pPr>
        <w:pStyle w:val="BodyText"/>
      </w:pPr>
      <w:r>
        <w:t xml:space="preserve">The third code snippet utilizes the </w:t>
      </w:r>
      <w:proofErr w:type="spellStart"/>
      <w:r>
        <w:rPr>
          <w:rStyle w:val="VerbatimChar"/>
        </w:rPr>
        <w:t>mysqli_query</w:t>
      </w:r>
      <w:proofErr w:type="spellEnd"/>
      <w:r>
        <w:rPr>
          <w:rStyle w:val="VerbatimChar"/>
        </w:rPr>
        <w:t>()</w:t>
      </w:r>
      <w:r>
        <w:t xml:space="preserve"> method, just like the first code snippet. However, it also utilizes the </w:t>
      </w:r>
      <w:proofErr w:type="spellStart"/>
      <w:r>
        <w:rPr>
          <w:rStyle w:val="VerbatimChar"/>
        </w:rPr>
        <w:t>mysqli_fetch_assoc</w:t>
      </w:r>
      <w:proofErr w:type="spellEnd"/>
      <w:r>
        <w:rPr>
          <w:rStyle w:val="VerbatimChar"/>
        </w:rPr>
        <w:t>()</w:t>
      </w:r>
      <w:r>
        <w:t xml:space="preserve"> method to parse the result set.</w:t>
      </w:r>
    </w:p>
    <w:p w14:paraId="7B6B1660" w14:textId="77777777" w:rsidR="00EC375C" w:rsidRDefault="009352C4">
      <w:pPr>
        <w:pStyle w:val="TOCHeading"/>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646535D" w14:textId="77777777" w:rsidR="00EC375C" w:rsidRDefault="009352C4">
      <w:pPr>
        <w:pStyle w:val="FirstParagraph"/>
      </w:pPr>
      <w:r>
        <w:t>PHP returns an array with the column values for the row inserted in the previous snippet.</w:t>
      </w:r>
    </w:p>
    <w:p w14:paraId="62F9059A" w14:textId="77777777" w:rsidR="00EC375C" w:rsidRDefault="009352C4">
      <w:pPr>
        <w:pStyle w:val="BodyText"/>
      </w:pPr>
      <w:r>
        <w:t xml:space="preserve">The next snippet uses a prepared update statement with bound parameters. It modifies the </w:t>
      </w:r>
      <w:r>
        <w:rPr>
          <w:rStyle w:val="VerbatimChar"/>
        </w:rPr>
        <w:t>Price</w:t>
      </w:r>
      <w:r>
        <w:t xml:space="preserve"> column of the record.</w:t>
      </w:r>
    </w:p>
    <w:p w14:paraId="0658D797" w14:textId="77777777" w:rsidR="00EC375C" w:rsidRDefault="009352C4">
      <w:pPr>
        <w:pStyle w:val="TOCHeading"/>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"UPDATE Products SET Price = ? WHERE ProductName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9536BE3" w14:textId="77777777" w:rsidR="00EC375C" w:rsidRDefault="009352C4">
      <w:pPr>
        <w:pStyle w:val="FirstParagraph"/>
      </w:pPr>
      <w:r>
        <w:t xml:space="preserve">After executing these commands, you should receive the message </w:t>
      </w:r>
      <w:r>
        <w:rPr>
          <w:rStyle w:val="VerbatimChar"/>
        </w:rPr>
        <w:t>Update: Affected 1 rows</w:t>
      </w:r>
      <w:r>
        <w:t>.</w:t>
      </w:r>
    </w:p>
    <w:p w14:paraId="305EA780" w14:textId="77777777" w:rsidR="00EC375C" w:rsidRDefault="009352C4">
      <w:pPr>
        <w:pStyle w:val="BodyText"/>
      </w:pPr>
      <w:r>
        <w:t xml:space="preserve">The final code snippet deletes a row from the table using the </w:t>
      </w:r>
      <w:r>
        <w:rPr>
          <w:rStyle w:val="VerbatimChar"/>
        </w:rPr>
        <w:t>ProductName</w:t>
      </w:r>
      <w:r>
        <w:t xml:space="preserve"> column value. It again uses a prepared statement with bound parameters.</w:t>
      </w:r>
    </w:p>
    <w:p w14:paraId="3A4CB0A4" w14:textId="77777777" w:rsidR="00EC375C" w:rsidRDefault="009352C4">
      <w:pPr>
        <w:pStyle w:val="TOCHeading"/>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2B2166EF" w14:textId="77777777" w:rsidR="00EC375C" w:rsidRDefault="009352C4">
      <w:pPr>
        <w:pStyle w:val="FirstParagraph"/>
      </w:pPr>
      <w:r>
        <w:t>Congratulations. You successfully created an SSL-secured connection with Flexible Server, created a table (DDL), and performed CRUD operations against that table (DML).</w:t>
      </w:r>
    </w:p>
    <w:p w14:paraId="3B76B31F" w14:textId="77777777" w:rsidR="00EC375C" w:rsidRDefault="009352C4">
      <w:pPr>
        <w:pStyle w:val="Heading1"/>
      </w:pPr>
      <w:bookmarkStart w:id="122" w:name="_Toc91504970"/>
      <w:bookmarkStart w:id="123" w:name="python-language-support-1"/>
      <w:bookmarkEnd w:id="117"/>
      <w:bookmarkEnd w:id="121"/>
      <w:r>
        <w:t>Python Language Support</w:t>
      </w:r>
      <w:bookmarkEnd w:id="122"/>
    </w:p>
    <w:p w14:paraId="53C26D00" w14:textId="77777777" w:rsidR="00EC375C" w:rsidRDefault="009352C4">
      <w:pPr>
        <w:pStyle w:val="FirstParagraph"/>
      </w:pPr>
      <w:r>
        <w:t xml:space="preserve">This guide will demonstrate how to query Azure Database for MySQL Flexible Server using the </w:t>
      </w:r>
      <w:proofErr w:type="spellStart"/>
      <w:r>
        <w:rPr>
          <w:rStyle w:val="VerbatimChar"/>
        </w:rPr>
        <w:t>mysql</w:t>
      </w:r>
      <w:proofErr w:type="spellEnd"/>
      <w:r>
        <w:rPr>
          <w:rStyle w:val="VerbatimChar"/>
        </w:rPr>
        <w:t>-connector-python</w:t>
      </w:r>
      <w:r>
        <w:t xml:space="preserve"> library on Python 3.</w:t>
      </w:r>
    </w:p>
    <w:p w14:paraId="64DC7070" w14:textId="77777777" w:rsidR="00EC375C" w:rsidRDefault="009352C4">
      <w:pPr>
        <w:pStyle w:val="Heading2"/>
      </w:pPr>
      <w:bookmarkStart w:id="124" w:name="_Toc91504971"/>
      <w:bookmarkStart w:id="125" w:name="setup-3"/>
      <w:r>
        <w:t>Setup</w:t>
      </w:r>
      <w:bookmarkEnd w:id="124"/>
    </w:p>
    <w:p w14:paraId="77D277EA" w14:textId="77777777" w:rsidR="00EC375C" w:rsidRDefault="009352C4">
      <w:pPr>
        <w:pStyle w:val="FirstParagraph"/>
      </w:pPr>
      <w:r>
        <w:t xml:space="preserve">Follow one of the methods in the </w:t>
      </w:r>
      <w:hyperlink r:id="rId112">
        <w:r>
          <w:rPr>
            <w:rStyle w:val="FootnoteReference"/>
          </w:rPr>
          <w:t>Provision MySQL Flexible Server</w:t>
        </w:r>
      </w:hyperlink>
      <w:r>
        <w:t xml:space="preserve"> document to create a Flexible Server instance with a database.</w:t>
      </w:r>
    </w:p>
    <w:p w14:paraId="604F362E" w14:textId="77777777" w:rsidR="00EC375C" w:rsidRDefault="009352C4">
      <w:pPr>
        <w:pStyle w:val="BodyText"/>
      </w:pPr>
      <w:r>
        <w:t xml:space="preserve">Moreover, install Python 3.7 or above from the </w:t>
      </w:r>
      <w:hyperlink r:id="rId113">
        <w:r>
          <w:rPr>
            <w:rStyle w:val="FootnoteReference"/>
          </w:rPr>
          <w:t>Downloads page</w:t>
        </w:r>
      </w:hyperlink>
      <w:r>
        <w:t>. This sample was tested using Python 3.8.</w:t>
      </w:r>
    </w:p>
    <w:p w14:paraId="59DE6B62" w14:textId="77777777" w:rsidR="00EC375C" w:rsidRDefault="009352C4">
      <w:pPr>
        <w:pStyle w:val="BodyText"/>
      </w:pPr>
      <w:r>
        <w:t>A text editor like Visual Studio Code will greatly help.</w:t>
      </w:r>
    </w:p>
    <w:p w14:paraId="44CA854A" w14:textId="77777777" w:rsidR="00EC375C" w:rsidRDefault="009352C4">
      <w:pPr>
        <w:pStyle w:val="BodyText"/>
      </w:pPr>
      <w:r>
        <w:t xml:space="preserve">Though a Python Virtual Environment is not necessary for the sample to run, using one will avoid conflicts with packages installed globally on your system. The commands below will create a Virtual Environment called </w:t>
      </w:r>
      <w:proofErr w:type="spellStart"/>
      <w:r>
        <w:rPr>
          <w:rStyle w:val="VerbatimChar"/>
        </w:rPr>
        <w:t>venv</w:t>
      </w:r>
      <w:proofErr w:type="spellEnd"/>
      <w:r>
        <w:t xml:space="preserve"> and activate it on Windows. Instructions will differ for other OS.</w:t>
      </w:r>
    </w:p>
    <w:p w14:paraId="286836EF" w14:textId="77777777" w:rsidR="00EC375C" w:rsidRDefault="009352C4">
      <w:pPr>
        <w:pStyle w:val="TOCHeading"/>
      </w:pPr>
      <w:r>
        <w:rPr>
          <w:rStyle w:val="VerbatimChar"/>
        </w:rPr>
        <w:t xml:space="preserve">python -m </w:t>
      </w:r>
      <w:proofErr w:type="spellStart"/>
      <w:r>
        <w:rPr>
          <w:rStyle w:val="VerbatimChar"/>
        </w:rPr>
        <w:t>venv</w:t>
      </w:r>
      <w:proofErr w:type="spellEnd"/>
      <w:r>
        <w:rPr>
          <w:rStyle w:val="VerbatimChar"/>
        </w:rPr>
        <w:t xml:space="preserve"> </w:t>
      </w:r>
      <w:proofErr w:type="spellStart"/>
      <w:r>
        <w:rPr>
          <w:rStyle w:val="VerbatimChar"/>
        </w:rPr>
        <w:t>venv</w:t>
      </w:r>
      <w:proofErr w:type="spellEnd"/>
      <w:r>
        <w:br/>
      </w:r>
      <w:r>
        <w:rPr>
          <w:rStyle w:val="VerbatimChar"/>
        </w:rPr>
        <w:t>.\</w:t>
      </w:r>
      <w:proofErr w:type="spellStart"/>
      <w:r>
        <w:rPr>
          <w:rStyle w:val="VerbatimChar"/>
        </w:rPr>
        <w:t>venv</w:t>
      </w:r>
      <w:proofErr w:type="spellEnd"/>
      <w:r>
        <w:rPr>
          <w:rStyle w:val="VerbatimChar"/>
        </w:rPr>
        <w:t>\Scripts\activate</w:t>
      </w:r>
    </w:p>
    <w:p w14:paraId="41103A81" w14:textId="77777777" w:rsidR="00EC375C" w:rsidRDefault="009352C4">
      <w:pPr>
        <w:pStyle w:val="Heading2"/>
      </w:pPr>
      <w:bookmarkStart w:id="126" w:name="_Toc91504972"/>
      <w:bookmarkStart w:id="127" w:name="instructions-3"/>
      <w:bookmarkEnd w:id="125"/>
      <w:r>
        <w:t>Instructions</w:t>
      </w:r>
      <w:bookmarkEnd w:id="126"/>
    </w:p>
    <w:p w14:paraId="26A12BE0" w14:textId="77777777" w:rsidR="00EC375C" w:rsidRDefault="009352C4">
      <w:pPr>
        <w:pStyle w:val="FirstParagraph"/>
      </w:pPr>
      <w:r>
        <w:t xml:space="preserve">This document is based on </w:t>
      </w:r>
      <w:hyperlink r:id="rId114">
        <w:r>
          <w:rPr>
            <w:rStyle w:val="FootnoteReference"/>
          </w:rPr>
          <w:t>Microsoft’s sample</w:t>
        </w:r>
      </w:hyperlink>
      <w:r>
        <w:t>.</w:t>
      </w:r>
    </w:p>
    <w:p w14:paraId="101CEF05" w14:textId="77777777" w:rsidR="00EC375C" w:rsidRDefault="009352C4">
      <w:pPr>
        <w:pStyle w:val="BodyText"/>
      </w:pPr>
      <w:r>
        <w:t xml:space="preserve">The first code snippet creates a table, </w:t>
      </w:r>
      <w:r>
        <w:rPr>
          <w:rStyle w:val="VerbatimChar"/>
        </w:rPr>
        <w:t>inventory</w:t>
      </w:r>
      <w:r>
        <w:t xml:space="preserve">, with three columns. It uses raw queries to create the </w:t>
      </w:r>
      <w:r>
        <w:rPr>
          <w:rStyle w:val="VerbatimChar"/>
        </w:rPr>
        <w:t>inventory</w:t>
      </w:r>
      <w:r>
        <w:t xml:space="preserve"> table and insert three rows. If the snippet succeeds, you should see an output like the one below.</w:t>
      </w:r>
    </w:p>
    <w:p w14:paraId="410A4099" w14:textId="77777777" w:rsidR="00EC375C" w:rsidRDefault="009352C4">
      <w:pPr>
        <w:pStyle w:val="TOCHeading"/>
      </w:pPr>
      <w:r>
        <w:rPr>
          <w:rStyle w:val="VerbatimChar"/>
        </w:rPr>
        <w:t>Connection established</w:t>
      </w:r>
      <w:r>
        <w:br/>
      </w:r>
      <w:r>
        <w:rPr>
          <w:rStyle w:val="VerbatimChar"/>
        </w:rPr>
        <w:t>Finished dropping table (if existed).</w:t>
      </w:r>
      <w:r>
        <w:br/>
      </w:r>
      <w:r>
        <w:rPr>
          <w:rStyle w:val="VerbatimChar"/>
        </w:rPr>
        <w:t>Finished creating table.</w:t>
      </w:r>
      <w:r>
        <w:br/>
      </w:r>
      <w:r>
        <w:rPr>
          <w:rStyle w:val="VerbatimChar"/>
        </w:rPr>
        <w:t>Inserted 1 row(s) of data.</w:t>
      </w:r>
      <w:r>
        <w:br/>
      </w:r>
      <w:r>
        <w:rPr>
          <w:rStyle w:val="VerbatimChar"/>
        </w:rPr>
        <w:t>Inserted 1 row(s) of data.</w:t>
      </w:r>
      <w:r>
        <w:br/>
      </w:r>
      <w:r>
        <w:rPr>
          <w:rStyle w:val="VerbatimChar"/>
        </w:rPr>
        <w:t>Inserted 1 row(s) of data.</w:t>
      </w:r>
      <w:r>
        <w:br/>
      </w:r>
      <w:r>
        <w:rPr>
          <w:rStyle w:val="VerbatimChar"/>
        </w:rPr>
        <w:t>Done.</w:t>
      </w:r>
    </w:p>
    <w:p w14:paraId="415D06BF" w14:textId="77777777" w:rsidR="00EC375C" w:rsidRDefault="009352C4">
      <w:pPr>
        <w:pStyle w:val="FirstParagraph"/>
      </w:pPr>
      <w:r>
        <w:t xml:space="preserve">Note that the sample establishes an SSL connection with the MySQL instance. You can use the statement below (placed before </w:t>
      </w:r>
      <w:r>
        <w:rPr>
          <w:rStyle w:val="VerbatimChar"/>
        </w:rPr>
        <w:t>cursor</w:t>
      </w:r>
      <w:r>
        <w:t xml:space="preserve"> and </w:t>
      </w:r>
      <w:r>
        <w:rPr>
          <w:rStyle w:val="VerbatimChar"/>
        </w:rPr>
        <w:t>conn</w:t>
      </w:r>
      <w:r>
        <w:t xml:space="preserve"> are closed) to validate the use of SSL.</w:t>
      </w:r>
    </w:p>
    <w:p w14:paraId="28D8AD12" w14:textId="77777777" w:rsidR="00EC375C" w:rsidRDefault="009352C4">
      <w:pPr>
        <w:pStyle w:val="TOCHeading"/>
      </w:pPr>
      <w:proofErr w:type="spellStart"/>
      <w:r>
        <w:rPr>
          <w:rStyle w:val="NormalTok"/>
        </w:rPr>
        <w:t>cursor.execute</w:t>
      </w:r>
      <w:proofErr w:type="spell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1B7463A8" w14:textId="77777777" w:rsidR="00EC375C" w:rsidRDefault="009352C4">
      <w:pPr>
        <w:pStyle w:val="FirstParagraph"/>
      </w:pPr>
      <w:r>
        <w:t xml:space="preserve">If you want to bind the </w:t>
      </w:r>
      <w:hyperlink r:id="rId115">
        <w:r>
          <w:rPr>
            <w:rStyle w:val="FootnoteReference"/>
          </w:rPr>
          <w:t>SSL public certificate</w:t>
        </w:r>
      </w:hyperlink>
      <w:r>
        <w:t xml:space="preserve"> with your connections to Flexible Server, which is recommended by Azure, download the public certificate to a location on your machine (such as </w:t>
      </w:r>
      <w:r>
        <w:rPr>
          <w:rStyle w:val="VerbatimChar"/>
        </w:rPr>
        <w:t>C:\Tools</w:t>
      </w:r>
      <w:r>
        <w:t xml:space="preserve">). Then, edit the </w:t>
      </w:r>
      <w:r>
        <w:rPr>
          <w:rStyle w:val="VerbatimChar"/>
        </w:rPr>
        <w:t>config</w:t>
      </w:r>
      <w:r>
        <w:t xml:space="preserve"> dictionary to add the </w:t>
      </w:r>
      <w:proofErr w:type="spellStart"/>
      <w:r>
        <w:rPr>
          <w:rStyle w:val="VerbatimChar"/>
        </w:rPr>
        <w:t>ssl_ca</w:t>
      </w:r>
      <w:proofErr w:type="spellEnd"/>
      <w:r>
        <w:t xml:space="preserve"> key and the file path of your certificate as the value.</w:t>
      </w:r>
    </w:p>
    <w:p w14:paraId="5B1FEEE2" w14:textId="77777777" w:rsidR="00EC375C" w:rsidRDefault="009352C4">
      <w:pPr>
        <w:pStyle w:val="TOCHeading"/>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'[SERVER].mysql.database.azure.com'</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731C3F8C" w14:textId="77777777" w:rsidR="00EC375C" w:rsidRDefault="009352C4">
      <w:pPr>
        <w:pStyle w:val="FirstParagraph"/>
      </w:pPr>
      <w:r>
        <w:t xml:space="preserve">The second code snippet connects to the MySQL instance and executes a raw query to SELECT all rows from the </w:t>
      </w:r>
      <w:r>
        <w:rPr>
          <w:rStyle w:val="VerbatimChar"/>
        </w:rPr>
        <w:t>inventory</w:t>
      </w:r>
      <w:r>
        <w:t xml:space="preserve"> table. This time, it uses the </w:t>
      </w:r>
      <w:proofErr w:type="spellStart"/>
      <w:r>
        <w:rPr>
          <w:rStyle w:val="VerbatimChar"/>
        </w:rPr>
        <w:t>fetchall</w:t>
      </w:r>
      <w:proofErr w:type="spellEnd"/>
      <w:r>
        <w:rPr>
          <w:rStyle w:val="VerbatimChar"/>
        </w:rPr>
        <w:t>()</w:t>
      </w:r>
      <w:r>
        <w:t xml:space="preserve"> method to parse the result set into a Python </w:t>
      </w:r>
      <w:proofErr w:type="spellStart"/>
      <w:r>
        <w:t>iterable</w:t>
      </w:r>
      <w:proofErr w:type="spellEnd"/>
      <w:r>
        <w:t>. You should see an output like the one below.</w:t>
      </w:r>
    </w:p>
    <w:p w14:paraId="1DBEC9D5" w14:textId="77777777" w:rsidR="00EC375C" w:rsidRDefault="009352C4">
      <w:pPr>
        <w:pStyle w:val="TOCHeading"/>
      </w:pPr>
      <w:r>
        <w:rPr>
          <w:rStyle w:val="VerbatimChar"/>
        </w:rPr>
        <w:t>Connection established</w:t>
      </w:r>
      <w:r>
        <w:br/>
      </w:r>
      <w:r>
        <w:rPr>
          <w:rStyle w:val="VerbatimChar"/>
        </w:rPr>
        <w:t>Read 3 row(s) of data.</w:t>
      </w:r>
      <w:r>
        <w:br/>
      </w:r>
      <w:r>
        <w:rPr>
          <w:rStyle w:val="VerbatimChar"/>
        </w:rPr>
        <w:t>Data row = (1, banana, 150)</w:t>
      </w:r>
      <w:r>
        <w:br/>
      </w:r>
      <w:r>
        <w:rPr>
          <w:rStyle w:val="VerbatimChar"/>
        </w:rPr>
        <w:t>Data row = (2, orange, 154)</w:t>
      </w:r>
      <w:r>
        <w:br/>
      </w:r>
      <w:r>
        <w:rPr>
          <w:rStyle w:val="VerbatimChar"/>
        </w:rPr>
        <w:t>Data row = (3, apple, 100)</w:t>
      </w:r>
      <w:r>
        <w:br/>
      </w:r>
      <w:r>
        <w:rPr>
          <w:rStyle w:val="VerbatimChar"/>
        </w:rPr>
        <w:t>Done.</w:t>
      </w:r>
    </w:p>
    <w:p w14:paraId="3B51C07A" w14:textId="77777777" w:rsidR="00EC375C" w:rsidRDefault="009352C4">
      <w:pPr>
        <w:pStyle w:val="FirstParagraph"/>
      </w:pPr>
      <w:r>
        <w:t xml:space="preserve">The third code snippet executes an UPDATE statement to change the </w:t>
      </w:r>
      <w:r>
        <w:rPr>
          <w:rStyle w:val="VerbatimChar"/>
        </w:rPr>
        <w:t>quantity</w:t>
      </w:r>
      <w:r>
        <w:t xml:space="preserve"> value of the record identified by </w:t>
      </w:r>
      <w:r>
        <w:rPr>
          <w:rStyle w:val="VerbatimChar"/>
        </w:rPr>
        <w:t>name</w:t>
      </w:r>
      <w:r>
        <w:t>. You should see an output like the one below.</w:t>
      </w:r>
    </w:p>
    <w:p w14:paraId="4A51E8D4" w14:textId="77777777" w:rsidR="00EC375C" w:rsidRDefault="009352C4">
      <w:pPr>
        <w:pStyle w:val="TOCHeading"/>
      </w:pPr>
      <w:r>
        <w:rPr>
          <w:rStyle w:val="VerbatimChar"/>
        </w:rPr>
        <w:t>Connection established</w:t>
      </w:r>
      <w:r>
        <w:br/>
      </w:r>
      <w:r>
        <w:rPr>
          <w:rStyle w:val="VerbatimChar"/>
        </w:rPr>
        <w:t>Updated 1 row(s) of data.</w:t>
      </w:r>
      <w:r>
        <w:br/>
      </w:r>
      <w:r>
        <w:rPr>
          <w:rStyle w:val="VerbatimChar"/>
        </w:rPr>
        <w:t>Done.</w:t>
      </w:r>
    </w:p>
    <w:p w14:paraId="435DE50E" w14:textId="77777777" w:rsidR="00EC375C" w:rsidRDefault="009352C4">
      <w:pPr>
        <w:pStyle w:val="FirstParagraph"/>
      </w:pPr>
      <w:r>
        <w:t xml:space="preserve">The final snippet executes a raw DELETE statement against the </w:t>
      </w:r>
      <w:r>
        <w:rPr>
          <w:rStyle w:val="VerbatimChar"/>
        </w:rPr>
        <w:t>inventory</w:t>
      </w:r>
      <w:r>
        <w:t xml:space="preserve"> table targeting records identified by </w:t>
      </w:r>
      <w:r>
        <w:rPr>
          <w:rStyle w:val="VerbatimChar"/>
        </w:rPr>
        <w:t>name</w:t>
      </w:r>
      <w:r>
        <w:t>. You should see an output like the one below.</w:t>
      </w:r>
    </w:p>
    <w:p w14:paraId="04293457" w14:textId="77777777" w:rsidR="00EC375C" w:rsidRDefault="009352C4">
      <w:pPr>
        <w:pStyle w:val="TOCHeading"/>
      </w:pPr>
      <w:r>
        <w:rPr>
          <w:rStyle w:val="VerbatimChar"/>
        </w:rPr>
        <w:t>Connection established</w:t>
      </w:r>
      <w:r>
        <w:br/>
      </w:r>
      <w:r>
        <w:rPr>
          <w:rStyle w:val="VerbatimChar"/>
        </w:rPr>
        <w:t>Deleted 1 row(s) of data.</w:t>
      </w:r>
      <w:r>
        <w:br/>
      </w:r>
      <w:r>
        <w:rPr>
          <w:rStyle w:val="VerbatimChar"/>
        </w:rPr>
        <w:t>Done.</w:t>
      </w:r>
    </w:p>
    <w:p w14:paraId="3BC99073" w14:textId="77777777" w:rsidR="00EC375C" w:rsidRDefault="009352C4">
      <w:pPr>
        <w:pStyle w:val="FirstParagraph"/>
      </w:pPr>
      <w:r>
        <w:t>At this point, you have successfully opened a connection to Flexible Server, created a table (DDL), and performed CRUD operations (DML) against data in the table.</w:t>
      </w:r>
    </w:p>
    <w:p w14:paraId="3EB75103" w14:textId="5722ECF9" w:rsidR="00EC375C" w:rsidRDefault="009352C4">
      <w:pPr>
        <w:pStyle w:val="BodyText"/>
      </w:pPr>
      <w:r>
        <w:t xml:space="preserve">If you created a Python Virtual Environment for this document, simply enter </w:t>
      </w:r>
      <w:r w:rsidR="00C85560">
        <w:rPr>
          <w:rStyle w:val="VerbatimChar"/>
        </w:rPr>
        <w:t>deactivate</w:t>
      </w:r>
      <w:r>
        <w:t xml:space="preserve"> into the console.</w:t>
      </w:r>
    </w:p>
    <w:p w14:paraId="19ABB3A3" w14:textId="77777777" w:rsidR="00EC375C" w:rsidRDefault="009352C4">
      <w:pPr>
        <w:pStyle w:val="Heading1"/>
      </w:pPr>
      <w:bookmarkStart w:id="128" w:name="_Toc91504973"/>
      <w:bookmarkStart w:id="129" w:name="java-spring-boot-language-support"/>
      <w:bookmarkEnd w:id="123"/>
      <w:bookmarkEnd w:id="127"/>
      <w:r>
        <w:t>Java (Spring Boot) Language Support</w:t>
      </w:r>
      <w:bookmarkEnd w:id="128"/>
    </w:p>
    <w:p w14:paraId="6B173BFE" w14:textId="77777777" w:rsidR="00EC375C" w:rsidRDefault="009352C4">
      <w:pPr>
        <w:pStyle w:val="FirstParagraph"/>
      </w:pPr>
      <w:r>
        <w:t>This guide will demonstrate how to operate a Spring Framework application that queries Azure Database for MySQL through the Spring Data JPA. We will also present Azure extensions for popular Java development tools.</w:t>
      </w:r>
    </w:p>
    <w:p w14:paraId="75657FEC" w14:textId="77777777" w:rsidR="00EC375C" w:rsidRDefault="009352C4">
      <w:pPr>
        <w:pStyle w:val="Heading2"/>
      </w:pPr>
      <w:bookmarkStart w:id="130" w:name="_Toc91504974"/>
      <w:bookmarkStart w:id="131" w:name="setup-4"/>
      <w:r>
        <w:t>Setup</w:t>
      </w:r>
      <w:bookmarkEnd w:id="130"/>
    </w:p>
    <w:p w14:paraId="51E97C4A" w14:textId="77777777" w:rsidR="00EC375C" w:rsidRDefault="009352C4">
      <w:pPr>
        <w:pStyle w:val="Heading3"/>
      </w:pPr>
      <w:bookmarkStart w:id="132" w:name="prerequisites"/>
      <w:r>
        <w:t>Prerequisites</w:t>
      </w:r>
    </w:p>
    <w:p w14:paraId="055210F5" w14:textId="77777777" w:rsidR="00EC375C" w:rsidRDefault="009352C4">
      <w:pPr>
        <w:pStyle w:val="FirstParagraph"/>
      </w:pPr>
      <w:r>
        <w:t xml:space="preserve">Please complete the instructions for </w:t>
      </w:r>
      <w:hyperlink r:id="rId116">
        <w:r>
          <w:rPr>
            <w:rStyle w:val="FootnoteReference"/>
          </w:rPr>
          <w:t>working with Flexible Server in MySQL Workbench.</w:t>
        </w:r>
      </w:hyperlink>
      <w:r>
        <w:t xml:space="preserve"> Utilize version 8.0.26 as you complete the guide to ensure compatibility with Single Server.</w:t>
      </w:r>
    </w:p>
    <w:p w14:paraId="386133F6" w14:textId="77777777" w:rsidR="00EC375C" w:rsidRDefault="009352C4">
      <w:pPr>
        <w:pStyle w:val="BodyText"/>
      </w:pPr>
      <w:r>
        <w:t xml:space="preserve">Moreover, download Postman, a popular REST client. If you are more comfortable with another utility, such as </w:t>
      </w:r>
      <w:r>
        <w:rPr>
          <w:rStyle w:val="VerbatimChar"/>
        </w:rPr>
        <w:t>curl</w:t>
      </w:r>
      <w:r>
        <w:t>, feel free to use it instead.</w:t>
      </w:r>
    </w:p>
    <w:p w14:paraId="04133D9C" w14:textId="77777777" w:rsidR="00EC375C" w:rsidRDefault="009352C4">
      <w:pPr>
        <w:pStyle w:val="Heading3"/>
      </w:pPr>
      <w:bookmarkStart w:id="133" w:name="intellij-setup"/>
      <w:bookmarkEnd w:id="132"/>
      <w:r>
        <w:t>IntelliJ Setup</w:t>
      </w:r>
    </w:p>
    <w:p w14:paraId="712F49F5" w14:textId="77777777" w:rsidR="00EC375C" w:rsidRDefault="009352C4">
      <w:pPr>
        <w:pStyle w:val="FirstParagraph"/>
      </w:pPr>
      <w:r>
        <w:t xml:space="preserve">Download the </w:t>
      </w:r>
      <w:hyperlink r:id="rId117">
        <w:r>
          <w:rPr>
            <w:rStyle w:val="FootnoteReference"/>
          </w:rPr>
          <w:t>IntelliJ IDEA</w:t>
        </w:r>
      </w:hyperlink>
      <w:r>
        <w:t xml:space="preserve"> IDE. Community edition will suffice. It comes with a custom JDK, so it is not necessary to install the JDK separately.</w:t>
      </w:r>
    </w:p>
    <w:p w14:paraId="3E35365D" w14:textId="77777777" w:rsidR="00EC375C" w:rsidRDefault="009352C4">
      <w:pPr>
        <w:pStyle w:val="BodyText"/>
      </w:pPr>
      <w:r>
        <w:t xml:space="preserve">After installing IntelliJ, install the </w:t>
      </w:r>
      <w:hyperlink r:id="rId118">
        <w:r>
          <w:rPr>
            <w:rStyle w:val="FootnoteReference"/>
          </w:rPr>
          <w:t>Azure Toolkit for IntelliJ</w:t>
        </w:r>
      </w:hyperlink>
      <w:r>
        <w:t xml:space="preserve"> plugin. Then, authenticate with Azure, as described in </w:t>
      </w:r>
      <w:hyperlink r:id="rId119">
        <w:r>
          <w:rPr>
            <w:rStyle w:val="FootnoteReference"/>
          </w:rPr>
          <w:t>this</w:t>
        </w:r>
      </w:hyperlink>
      <w:r>
        <w:t xml:space="preserve"> document.</w:t>
      </w:r>
    </w:p>
    <w:p w14:paraId="1A735917" w14:textId="77777777" w:rsidR="00EC375C" w:rsidRDefault="009352C4">
      <w:pPr>
        <w:pStyle w:val="BodyText"/>
      </w:pPr>
      <w:r>
        <w:t xml:space="preserve">Once everything is equipped, you will see an </w:t>
      </w:r>
      <w:r>
        <w:rPr>
          <w:b/>
          <w:bCs/>
        </w:rPr>
        <w:t>Azure Explorer</w:t>
      </w:r>
      <w:r>
        <w:t xml:space="preserve"> tab on the left side of the screen. Note that it is possible to manage Azure Database for MySQL Single Server instances from the Azure Explorer.</w:t>
      </w:r>
    </w:p>
    <w:p w14:paraId="562D8FE3" w14:textId="77777777" w:rsidR="00EC375C" w:rsidRDefault="009352C4">
      <w:pPr>
        <w:pStyle w:val="Figure"/>
      </w:pPr>
      <w:r>
        <w:rPr>
          <w:noProof/>
        </w:rPr>
        <w:drawing>
          <wp:inline distT="0" distB="0" distL="0" distR="0" wp14:anchorId="244D4797" wp14:editId="43C0209B">
            <wp:extent cx="5334000" cy="3672723"/>
            <wp:effectExtent l="0" t="0" r="0" b="0"/>
            <wp:docPr id="210"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211" name="Picture" descr="./media/azure-explorer-intellij.png"/>
                    <pic:cNvPicPr>
                      <a:picLocks noChangeAspect="1" noChangeArrowheads="1"/>
                    </pic:cNvPicPr>
                  </pic:nvPicPr>
                  <pic:blipFill>
                    <a:blip r:embed="rId120"/>
                    <a:stretch>
                      <a:fillRect/>
                    </a:stretch>
                  </pic:blipFill>
                  <pic:spPr bwMode="auto">
                    <a:xfrm>
                      <a:off x="0" y="0"/>
                      <a:ext cx="5334000" cy="3672723"/>
                    </a:xfrm>
                    <a:prstGeom prst="rect">
                      <a:avLst/>
                    </a:prstGeom>
                    <a:noFill/>
                    <a:ln w="9525">
                      <a:noFill/>
                      <a:headEnd/>
                      <a:tailEnd/>
                    </a:ln>
                  </pic:spPr>
                </pic:pic>
              </a:graphicData>
            </a:graphic>
          </wp:inline>
        </w:drawing>
      </w:r>
    </w:p>
    <w:p w14:paraId="2CF5CAB6" w14:textId="77777777" w:rsidR="00EC375C" w:rsidRDefault="009352C4">
      <w:pPr>
        <w:pStyle w:val="TableCaption"/>
      </w:pPr>
      <w:r>
        <w:t>This image demonstrates the Azure Toolkit for IntelliJ plugin, with the Azure Database for MySQL node expanded.</w:t>
      </w:r>
    </w:p>
    <w:p w14:paraId="6C6E7A63" w14:textId="77777777" w:rsidR="00EC375C" w:rsidRDefault="009352C4">
      <w:pPr>
        <w:pStyle w:val="Heading3"/>
      </w:pPr>
      <w:bookmarkStart w:id="134" w:name="app-setup"/>
      <w:bookmarkEnd w:id="133"/>
      <w:r>
        <w:t>App Setup</w:t>
      </w:r>
    </w:p>
    <w:p w14:paraId="655A12BC" w14:textId="77777777" w:rsidR="00EC375C" w:rsidRDefault="009352C4">
      <w:pPr>
        <w:pStyle w:val="FirstParagraph"/>
      </w:pPr>
      <w:r>
        <w:t xml:space="preserve">Clone the </w:t>
      </w:r>
      <w:hyperlink r:id="rId121">
        <w:proofErr w:type="spellStart"/>
        <w:r>
          <w:rPr>
            <w:rStyle w:val="FootnoteReference"/>
          </w:rPr>
          <w:t>gs</w:t>
        </w:r>
        <w:proofErr w:type="spellEnd"/>
        <w:r>
          <w:rPr>
            <w:rStyle w:val="FootnoteReference"/>
          </w:rPr>
          <w:t>-accessing-data-</w:t>
        </w:r>
        <w:proofErr w:type="spellStart"/>
        <w:r>
          <w:rPr>
            <w:rStyle w:val="FootnoteReference"/>
          </w:rPr>
          <w:t>mysql</w:t>
        </w:r>
        <w:proofErr w:type="spellEnd"/>
      </w:hyperlink>
      <w:r>
        <w:t xml:space="preserve"> repository to your local machine. This is an example app from the Spring documentation.</w:t>
      </w:r>
    </w:p>
    <w:p w14:paraId="4B8DB05B" w14:textId="77777777" w:rsidR="00EC375C" w:rsidRDefault="009352C4">
      <w:pPr>
        <w:pStyle w:val="BodyText"/>
      </w:pPr>
      <w:r>
        <w:t xml:space="preserve">Open the </w:t>
      </w:r>
      <w:r>
        <w:rPr>
          <w:rStyle w:val="VerbatimChar"/>
        </w:rPr>
        <w:t>complete</w:t>
      </w:r>
      <w:r>
        <w:t xml:space="preserve"> directory in the repository root in IntelliJ. If you are prompted to choose between using the Maven configuration or the Gradle configuration, choose the Maven one.</w:t>
      </w:r>
    </w:p>
    <w:p w14:paraId="15B368C8" w14:textId="77777777" w:rsidR="00EC375C" w:rsidRDefault="009352C4">
      <w:pPr>
        <w:pStyle w:val="Figure"/>
      </w:pPr>
      <w:r>
        <w:rPr>
          <w:noProof/>
        </w:rPr>
        <w:drawing>
          <wp:inline distT="0" distB="0" distL="0" distR="0" wp14:anchorId="3CAFAF5A" wp14:editId="3AE6EFC1">
            <wp:extent cx="4962525" cy="4600575"/>
            <wp:effectExtent l="0" t="0" r="0" b="0"/>
            <wp:docPr id="215"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216" name="Picture" descr="./media/intellij-complete-spring-boot-project.png"/>
                    <pic:cNvPicPr>
                      <a:picLocks noChangeAspect="1" noChangeArrowheads="1"/>
                    </pic:cNvPicPr>
                  </pic:nvPicPr>
                  <pic:blipFill>
                    <a:blip r:embed="rId122"/>
                    <a:stretch>
                      <a:fillRect/>
                    </a:stretch>
                  </pic:blipFill>
                  <pic:spPr bwMode="auto">
                    <a:xfrm>
                      <a:off x="0" y="0"/>
                      <a:ext cx="4962525" cy="4600575"/>
                    </a:xfrm>
                    <a:prstGeom prst="rect">
                      <a:avLst/>
                    </a:prstGeom>
                    <a:noFill/>
                    <a:ln w="9525">
                      <a:noFill/>
                      <a:headEnd/>
                      <a:tailEnd/>
                    </a:ln>
                  </pic:spPr>
                </pic:pic>
              </a:graphicData>
            </a:graphic>
          </wp:inline>
        </w:drawing>
      </w:r>
    </w:p>
    <w:p w14:paraId="1EC76C58" w14:textId="77777777" w:rsidR="00EC375C" w:rsidRDefault="009352C4">
      <w:pPr>
        <w:pStyle w:val="TableCaption"/>
      </w:pPr>
      <w:r>
        <w:t>This image shows the complete project opened in IntelliJ in the Project tab.</w:t>
      </w:r>
    </w:p>
    <w:p w14:paraId="63941B79" w14:textId="77777777" w:rsidR="00EC375C" w:rsidRDefault="009352C4">
      <w:pPr>
        <w:pStyle w:val="Heading3"/>
      </w:pPr>
      <w:bookmarkStart w:id="135" w:name="database-setup"/>
      <w:bookmarkEnd w:id="134"/>
      <w:r>
        <w:t>Database Setup</w:t>
      </w:r>
    </w:p>
    <w:p w14:paraId="43EED0F1" w14:textId="77777777" w:rsidR="00EC375C" w:rsidRDefault="009352C4">
      <w:pPr>
        <w:pStyle w:val="FirstParagraph"/>
      </w:pPr>
      <w:r>
        <w:t>The IntelliJ Azure explorer supports Azure Database for MySQL Single Server, but not Flexible Server. Luckily, you can provision a Single Server instance directly within the Azure Explorer.</w:t>
      </w:r>
    </w:p>
    <w:p w14:paraId="3BD27B2D" w14:textId="77777777" w:rsidR="00EC375C" w:rsidRDefault="009352C4">
      <w:pPr>
        <w:numPr>
          <w:ilvl w:val="0"/>
          <w:numId w:val="19"/>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14CC4E15" w14:textId="77777777" w:rsidR="00EC375C" w:rsidRDefault="009352C4">
      <w:pPr>
        <w:numPr>
          <w:ilvl w:val="0"/>
          <w:numId w:val="19"/>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7CDC4235" w14:textId="77777777" w:rsidR="00EC375C" w:rsidRDefault="009352C4">
      <w:pPr>
        <w:pStyle w:val="Compact"/>
        <w:numPr>
          <w:ilvl w:val="1"/>
          <w:numId w:val="20"/>
        </w:numPr>
      </w:pPr>
      <w:r>
        <w:rPr>
          <w:b/>
          <w:bCs/>
        </w:rPr>
        <w:t>Project details</w:t>
      </w:r>
    </w:p>
    <w:p w14:paraId="28E4EF81" w14:textId="77777777" w:rsidR="00EC375C" w:rsidRDefault="009352C4">
      <w:pPr>
        <w:pStyle w:val="Compact"/>
        <w:numPr>
          <w:ilvl w:val="2"/>
          <w:numId w:val="21"/>
        </w:numPr>
      </w:pPr>
      <w:r>
        <w:rPr>
          <w:b/>
          <w:bCs/>
        </w:rPr>
        <w:t>Subscription</w:t>
      </w:r>
      <w:r>
        <w:t xml:space="preserve"> (2)</w:t>
      </w:r>
    </w:p>
    <w:p w14:paraId="71C4F244" w14:textId="77777777" w:rsidR="00EC375C" w:rsidRDefault="009352C4">
      <w:pPr>
        <w:pStyle w:val="Compact"/>
        <w:numPr>
          <w:ilvl w:val="2"/>
          <w:numId w:val="21"/>
        </w:numPr>
      </w:pPr>
      <w:r>
        <w:rPr>
          <w:b/>
          <w:bCs/>
        </w:rPr>
        <w:t>Resource group</w:t>
      </w:r>
      <w:r>
        <w:t xml:space="preserve"> (3): choose an existing resource group from the dropdown or create a new one by pressing </w:t>
      </w:r>
      <w:r>
        <w:rPr>
          <w:b/>
          <w:bCs/>
        </w:rPr>
        <w:t>+</w:t>
      </w:r>
    </w:p>
    <w:p w14:paraId="2B8F02B5" w14:textId="77777777" w:rsidR="00EC375C" w:rsidRDefault="009352C4">
      <w:pPr>
        <w:pStyle w:val="Compact"/>
        <w:numPr>
          <w:ilvl w:val="1"/>
          <w:numId w:val="20"/>
        </w:numPr>
      </w:pPr>
      <w:r>
        <w:rPr>
          <w:b/>
          <w:bCs/>
        </w:rPr>
        <w:t>Server details</w:t>
      </w:r>
    </w:p>
    <w:p w14:paraId="286791BA" w14:textId="77777777" w:rsidR="00EC375C" w:rsidRDefault="009352C4">
      <w:pPr>
        <w:pStyle w:val="Compact"/>
        <w:numPr>
          <w:ilvl w:val="2"/>
          <w:numId w:val="22"/>
        </w:numPr>
      </w:pPr>
      <w:r>
        <w:rPr>
          <w:b/>
          <w:bCs/>
        </w:rPr>
        <w:t>Server name</w:t>
      </w:r>
      <w:r>
        <w:t xml:space="preserve"> (4): provide a unique value, like </w:t>
      </w:r>
      <w:proofErr w:type="spellStart"/>
      <w:r>
        <w:rPr>
          <w:rStyle w:val="VerbatimChar"/>
        </w:rPr>
        <w:t>springboot</w:t>
      </w:r>
      <w:proofErr w:type="spellEnd"/>
      <w:r>
        <w:rPr>
          <w:rStyle w:val="VerbatimChar"/>
        </w:rPr>
        <w:t>-single-server-SUFFIX</w:t>
      </w:r>
    </w:p>
    <w:p w14:paraId="284E5A59" w14:textId="77777777" w:rsidR="00EC375C" w:rsidRDefault="009352C4">
      <w:pPr>
        <w:pStyle w:val="Compact"/>
        <w:numPr>
          <w:ilvl w:val="2"/>
          <w:numId w:val="22"/>
        </w:numPr>
      </w:pPr>
      <w:r>
        <w:rPr>
          <w:b/>
          <w:bCs/>
        </w:rPr>
        <w:t>Location</w:t>
      </w:r>
      <w:r>
        <w:t xml:space="preserve"> (5): choose an Azure location near you</w:t>
      </w:r>
    </w:p>
    <w:p w14:paraId="60ECD0A3" w14:textId="77777777" w:rsidR="00EC375C" w:rsidRDefault="009352C4">
      <w:pPr>
        <w:pStyle w:val="Compact"/>
        <w:numPr>
          <w:ilvl w:val="2"/>
          <w:numId w:val="22"/>
        </w:numPr>
      </w:pPr>
      <w:r>
        <w:rPr>
          <w:b/>
          <w:bCs/>
        </w:rPr>
        <w:t>Version</w:t>
      </w:r>
      <w:r>
        <w:t xml:space="preserve"> (6): choose </w:t>
      </w:r>
      <w:r>
        <w:rPr>
          <w:rStyle w:val="VerbatimChar"/>
        </w:rPr>
        <w:t>8.0</w:t>
      </w:r>
    </w:p>
    <w:p w14:paraId="780CE1EA" w14:textId="77777777" w:rsidR="00EC375C" w:rsidRDefault="009352C4">
      <w:pPr>
        <w:pStyle w:val="Compact"/>
        <w:numPr>
          <w:ilvl w:val="1"/>
          <w:numId w:val="20"/>
        </w:numPr>
      </w:pPr>
      <w:r>
        <w:rPr>
          <w:b/>
          <w:bCs/>
        </w:rPr>
        <w:t>Administrator account</w:t>
      </w:r>
    </w:p>
    <w:p w14:paraId="2143D302" w14:textId="77777777" w:rsidR="00EC375C" w:rsidRDefault="009352C4">
      <w:pPr>
        <w:pStyle w:val="Compact"/>
        <w:numPr>
          <w:ilvl w:val="2"/>
          <w:numId w:val="23"/>
        </w:numPr>
      </w:pPr>
      <w:r>
        <w:rPr>
          <w:b/>
          <w:bCs/>
        </w:rPr>
        <w:t>Admin username</w:t>
      </w:r>
      <w:r>
        <w:t xml:space="preserve"> (7): enter </w:t>
      </w:r>
      <w:proofErr w:type="spellStart"/>
      <w:r>
        <w:rPr>
          <w:rStyle w:val="VerbatimChar"/>
        </w:rPr>
        <w:t>sqlroot</w:t>
      </w:r>
      <w:proofErr w:type="spellEnd"/>
    </w:p>
    <w:p w14:paraId="4202B716" w14:textId="77777777" w:rsidR="00EC375C" w:rsidRDefault="009352C4">
      <w:pPr>
        <w:pStyle w:val="Compact"/>
        <w:numPr>
          <w:ilvl w:val="2"/>
          <w:numId w:val="23"/>
        </w:numPr>
      </w:pPr>
      <w:r>
        <w:rPr>
          <w:b/>
          <w:bCs/>
        </w:rPr>
        <w:t>Password/confirm password</w:t>
      </w:r>
      <w:r>
        <w:t xml:space="preserve"> (8): choose a secure password</w:t>
      </w:r>
    </w:p>
    <w:p w14:paraId="7D36AC24" w14:textId="77777777" w:rsidR="00EC375C" w:rsidRDefault="009352C4">
      <w:pPr>
        <w:pStyle w:val="Compact"/>
        <w:numPr>
          <w:ilvl w:val="1"/>
          <w:numId w:val="20"/>
        </w:numPr>
      </w:pPr>
      <w:r>
        <w:rPr>
          <w:b/>
          <w:bCs/>
        </w:rPr>
        <w:t>Connection security</w:t>
      </w:r>
    </w:p>
    <w:p w14:paraId="3576E986" w14:textId="77777777" w:rsidR="00EC375C" w:rsidRDefault="009352C4">
      <w:pPr>
        <w:pStyle w:val="Compact"/>
        <w:numPr>
          <w:ilvl w:val="2"/>
          <w:numId w:val="24"/>
        </w:numPr>
      </w:pPr>
      <w:r>
        <w:t xml:space="preserve">Select </w:t>
      </w:r>
      <w:r>
        <w:rPr>
          <w:b/>
          <w:bCs/>
        </w:rPr>
        <w:t>Allow access from current local PC</w:t>
      </w:r>
      <w:r>
        <w:t xml:space="preserve"> (9)</w:t>
      </w:r>
    </w:p>
    <w:p w14:paraId="2DE98AAE" w14:textId="77777777" w:rsidR="00EC375C" w:rsidRDefault="009352C4">
      <w:pPr>
        <w:pStyle w:val="Figure"/>
        <w:numPr>
          <w:ilvl w:val="0"/>
          <w:numId w:val="1"/>
        </w:numPr>
      </w:pPr>
      <w:r>
        <w:rPr>
          <w:noProof/>
        </w:rPr>
        <w:drawing>
          <wp:inline distT="0" distB="0" distL="0" distR="0" wp14:anchorId="488893B5" wp14:editId="3A97635E">
            <wp:extent cx="5000625" cy="5305425"/>
            <wp:effectExtent l="0" t="0" r="0" b="0"/>
            <wp:docPr id="219"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220" name="Picture" descr="./media/intellij-create-single-server.png"/>
                    <pic:cNvPicPr>
                      <a:picLocks noChangeAspect="1" noChangeArrowheads="1"/>
                    </pic:cNvPicPr>
                  </pic:nvPicPr>
                  <pic:blipFill>
                    <a:blip r:embed="rId123"/>
                    <a:stretch>
                      <a:fillRect/>
                    </a:stretch>
                  </pic:blipFill>
                  <pic:spPr bwMode="auto">
                    <a:xfrm>
                      <a:off x="0" y="0"/>
                      <a:ext cx="5000625" cy="5305425"/>
                    </a:xfrm>
                    <a:prstGeom prst="rect">
                      <a:avLst/>
                    </a:prstGeom>
                    <a:noFill/>
                    <a:ln w="9525">
                      <a:noFill/>
                      <a:headEnd/>
                      <a:tailEnd/>
                    </a:ln>
                  </pic:spPr>
                </pic:pic>
              </a:graphicData>
            </a:graphic>
          </wp:inline>
        </w:drawing>
      </w:r>
    </w:p>
    <w:p w14:paraId="7379F63F" w14:textId="77777777" w:rsidR="00EC375C" w:rsidRDefault="009352C4">
      <w:pPr>
        <w:pStyle w:val="TableCaption"/>
        <w:numPr>
          <w:ilvl w:val="0"/>
          <w:numId w:val="1"/>
        </w:numPr>
      </w:pPr>
      <w:r>
        <w:t>This image demonstrates how to create a new MySQL Single Server instance from IntelliJ and populate it with the parameters above.</w:t>
      </w:r>
    </w:p>
    <w:p w14:paraId="28E8C234" w14:textId="77777777" w:rsidR="00EC375C" w:rsidRDefault="009352C4">
      <w:pPr>
        <w:numPr>
          <w:ilvl w:val="0"/>
          <w:numId w:val="19"/>
        </w:numPr>
      </w:pPr>
      <w:r>
        <w:t xml:space="preserve">Select </w:t>
      </w:r>
      <w:r>
        <w:rPr>
          <w:b/>
          <w:bCs/>
        </w:rPr>
        <w:t>OK</w:t>
      </w:r>
      <w:r>
        <w:t>. Allow the task to continue in the background.</w:t>
      </w:r>
    </w:p>
    <w:p w14:paraId="046F0D5A" w14:textId="77777777" w:rsidR="00EC375C" w:rsidRDefault="009352C4">
      <w:pPr>
        <w:numPr>
          <w:ilvl w:val="0"/>
          <w:numId w:val="19"/>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open with basic information about the instance, including Spring connection information for the </w:t>
      </w:r>
      <w:proofErr w:type="spellStart"/>
      <w:r>
        <w:rPr>
          <w:rStyle w:val="VerbatimChar"/>
        </w:rPr>
        <w:t>application.properties</w:t>
      </w:r>
      <w:proofErr w:type="spellEnd"/>
      <w:r>
        <w:t xml:space="preserve"> file.</w:t>
      </w:r>
    </w:p>
    <w:p w14:paraId="335FDB9C" w14:textId="77777777" w:rsidR="00EC375C" w:rsidRDefault="009352C4">
      <w:pPr>
        <w:pStyle w:val="Figure"/>
        <w:numPr>
          <w:ilvl w:val="0"/>
          <w:numId w:val="1"/>
        </w:numPr>
      </w:pPr>
      <w:r>
        <w:rPr>
          <w:noProof/>
        </w:rPr>
        <w:drawing>
          <wp:inline distT="0" distB="0" distL="0" distR="0" wp14:anchorId="5CCBD41B" wp14:editId="1294EA2D">
            <wp:extent cx="5334000" cy="2500312"/>
            <wp:effectExtent l="0" t="0" r="0" b="0"/>
            <wp:docPr id="222"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223" name="Picture" descr="./media/mysql-instance-information.png"/>
                    <pic:cNvPicPr>
                      <a:picLocks noChangeAspect="1" noChangeArrowheads="1"/>
                    </pic:cNvPicPr>
                  </pic:nvPicPr>
                  <pic:blipFill>
                    <a:blip r:embed="rId124"/>
                    <a:stretch>
                      <a:fillRect/>
                    </a:stretch>
                  </pic:blipFill>
                  <pic:spPr bwMode="auto">
                    <a:xfrm>
                      <a:off x="0" y="0"/>
                      <a:ext cx="5334000" cy="2500312"/>
                    </a:xfrm>
                    <a:prstGeom prst="rect">
                      <a:avLst/>
                    </a:prstGeom>
                    <a:noFill/>
                    <a:ln w="9525">
                      <a:noFill/>
                      <a:headEnd/>
                      <a:tailEnd/>
                    </a:ln>
                  </pic:spPr>
                </pic:pic>
              </a:graphicData>
            </a:graphic>
          </wp:inline>
        </w:drawing>
      </w:r>
    </w:p>
    <w:p w14:paraId="7F78C610" w14:textId="77777777" w:rsidR="00EC375C" w:rsidRDefault="009352C4">
      <w:pPr>
        <w:pStyle w:val="TableCaption"/>
        <w:numPr>
          <w:ilvl w:val="0"/>
          <w:numId w:val="1"/>
        </w:numPr>
      </w:pPr>
      <w:r>
        <w:t>This image demonstrates Single Server MySQL connection information from the IntelliJ Azure explorer.</w:t>
      </w:r>
    </w:p>
    <w:p w14:paraId="57533E36" w14:textId="77777777" w:rsidR="00EC375C" w:rsidRDefault="009352C4">
      <w:pPr>
        <w:numPr>
          <w:ilvl w:val="0"/>
          <w:numId w:val="19"/>
        </w:numPr>
      </w:pPr>
      <w:r>
        <w:t xml:space="preserve">Create a new connection to your Azure Database for MySQL Single Server instance from MySQL Workbench. Use the following SQL statement to create a new database called </w:t>
      </w:r>
      <w:proofErr w:type="spellStart"/>
      <w:r>
        <w:rPr>
          <w:rStyle w:val="VerbatimChar"/>
        </w:rPr>
        <w:t>newdatabase</w:t>
      </w:r>
      <w:proofErr w:type="spellEnd"/>
      <w:r>
        <w:t xml:space="preserve">. This application will not function with the provided </w:t>
      </w:r>
      <w:proofErr w:type="spellStart"/>
      <w:r>
        <w:rPr>
          <w:rStyle w:val="VerbatimChar"/>
        </w:rPr>
        <w:t>mysql</w:t>
      </w:r>
      <w:proofErr w:type="spellEnd"/>
      <w:r>
        <w:t xml:space="preserve"> system database.</w:t>
      </w:r>
    </w:p>
    <w:p w14:paraId="2F8674C3" w14:textId="77777777" w:rsidR="00EC375C" w:rsidRDefault="009352C4">
      <w:pPr>
        <w:pStyle w:val="TOCHeading"/>
        <w:numPr>
          <w:ilvl w:val="0"/>
          <w:numId w:val="1"/>
        </w:numPr>
      </w:pPr>
      <w:r>
        <w:rPr>
          <w:rStyle w:val="KeywordTok"/>
        </w:rPr>
        <w:t>CREATE</w:t>
      </w:r>
      <w:r>
        <w:rPr>
          <w:rStyle w:val="NormalTok"/>
        </w:rPr>
        <w:t xml:space="preserve"> </w:t>
      </w:r>
      <w:r>
        <w:rPr>
          <w:rStyle w:val="KeywordTok"/>
        </w:rPr>
        <w:t>DATABASE</w:t>
      </w:r>
      <w:r>
        <w:rPr>
          <w:rStyle w:val="NormalTok"/>
        </w:rPr>
        <w:t xml:space="preserve"> </w:t>
      </w:r>
      <w:proofErr w:type="spellStart"/>
      <w:r>
        <w:rPr>
          <w:rStyle w:val="NormalTok"/>
        </w:rPr>
        <w:t>newdatabase</w:t>
      </w:r>
      <w:proofErr w:type="spellEnd"/>
      <w:r>
        <w:rPr>
          <w:rStyle w:val="NormalTok"/>
        </w:rPr>
        <w:t>;</w:t>
      </w:r>
    </w:p>
    <w:p w14:paraId="543A19D5" w14:textId="77777777" w:rsidR="00EC375C" w:rsidRDefault="009352C4">
      <w:pPr>
        <w:pStyle w:val="Heading2"/>
      </w:pPr>
      <w:bookmarkStart w:id="136" w:name="_Toc91504975"/>
      <w:bookmarkStart w:id="137" w:name="run-the-app"/>
      <w:bookmarkEnd w:id="131"/>
      <w:bookmarkEnd w:id="135"/>
      <w:r>
        <w:t>Run the App</w:t>
      </w:r>
      <w:bookmarkEnd w:id="136"/>
    </w:p>
    <w:p w14:paraId="53FDD4AC" w14:textId="77777777" w:rsidR="00EC375C" w:rsidRDefault="009352C4">
      <w:pPr>
        <w:numPr>
          <w:ilvl w:val="0"/>
          <w:numId w:val="25"/>
        </w:numPr>
      </w:pPr>
      <w:r>
        <w:t xml:space="preserve">Open </w:t>
      </w:r>
      <w:proofErr w:type="spellStart"/>
      <w:r>
        <w:rPr>
          <w:rStyle w:val="VerbatimChar"/>
        </w:rPr>
        <w:t>application.properties</w:t>
      </w:r>
      <w:proofErr w:type="spellEnd"/>
      <w:r>
        <w:t xml:space="preserve"> from the project hierarchy: </w:t>
      </w:r>
      <w:proofErr w:type="spellStart"/>
      <w:r>
        <w:rPr>
          <w:rStyle w:val="VerbatimChar"/>
        </w:rPr>
        <w:t>src</w:t>
      </w:r>
      <w:proofErr w:type="spellEnd"/>
      <w:r>
        <w:t xml:space="preserve"> &gt; </w:t>
      </w:r>
      <w:r>
        <w:rPr>
          <w:rStyle w:val="VerbatimChar"/>
        </w:rPr>
        <w:t>main</w:t>
      </w:r>
      <w:r>
        <w:t xml:space="preserve"> &gt; </w:t>
      </w:r>
      <w:r>
        <w:rPr>
          <w:rStyle w:val="VerbatimChar"/>
        </w:rPr>
        <w:t>resources</w:t>
      </w:r>
      <w:r>
        <w:t xml:space="preserve">. Delete all the </w:t>
      </w:r>
      <w:r>
        <w:rPr>
          <w:rStyle w:val="VerbatimChar"/>
        </w:rPr>
        <w:t>spring.datasource.*</w:t>
      </w:r>
      <w:r>
        <w:t xml:space="preserve"> entries.</w:t>
      </w:r>
    </w:p>
    <w:p w14:paraId="4BD4B196" w14:textId="77777777" w:rsidR="00EC375C" w:rsidRDefault="009352C4">
      <w:pPr>
        <w:pStyle w:val="Figure"/>
        <w:numPr>
          <w:ilvl w:val="0"/>
          <w:numId w:val="1"/>
        </w:numPr>
      </w:pPr>
      <w:r>
        <w:rPr>
          <w:noProof/>
        </w:rPr>
        <w:drawing>
          <wp:inline distT="0" distB="0" distL="0" distR="0" wp14:anchorId="75E87611" wp14:editId="72067371">
            <wp:extent cx="5334000" cy="2095991"/>
            <wp:effectExtent l="0" t="0" r="0" b="0"/>
            <wp:docPr id="227"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228" name="Picture" descr="./media/edit-application-properties.png"/>
                    <pic:cNvPicPr>
                      <a:picLocks noChangeAspect="1" noChangeArrowheads="1"/>
                    </pic:cNvPicPr>
                  </pic:nvPicPr>
                  <pic:blipFill>
                    <a:blip r:embed="rId125"/>
                    <a:stretch>
                      <a:fillRect/>
                    </a:stretch>
                  </pic:blipFill>
                  <pic:spPr bwMode="auto">
                    <a:xfrm>
                      <a:off x="0" y="0"/>
                      <a:ext cx="5334000" cy="2095991"/>
                    </a:xfrm>
                    <a:prstGeom prst="rect">
                      <a:avLst/>
                    </a:prstGeom>
                    <a:noFill/>
                    <a:ln w="9525">
                      <a:noFill/>
                      <a:headEnd/>
                      <a:tailEnd/>
                    </a:ln>
                  </pic:spPr>
                </pic:pic>
              </a:graphicData>
            </a:graphic>
          </wp:inline>
        </w:drawing>
      </w:r>
    </w:p>
    <w:p w14:paraId="39AD9EEF" w14:textId="77777777" w:rsidR="00EC375C" w:rsidRDefault="009352C4">
      <w:pPr>
        <w:pStyle w:val="TableCaption"/>
        <w:numPr>
          <w:ilvl w:val="0"/>
          <w:numId w:val="1"/>
        </w:numPr>
      </w:pPr>
      <w:r>
        <w:t xml:space="preserve">This image demonstrates how to edit the </w:t>
      </w:r>
      <w:proofErr w:type="spellStart"/>
      <w:r>
        <w:t>application.properties</w:t>
      </w:r>
      <w:proofErr w:type="spellEnd"/>
      <w:r>
        <w:t xml:space="preserve"> file.</w:t>
      </w:r>
    </w:p>
    <w:p w14:paraId="54B70FB0" w14:textId="77777777" w:rsidR="00EC375C" w:rsidRDefault="009352C4">
      <w:pPr>
        <w:numPr>
          <w:ilvl w:val="0"/>
          <w:numId w:val="25"/>
        </w:numPr>
      </w:pPr>
      <w:r>
        <w:t xml:space="preserve">Navigate to the </w:t>
      </w:r>
      <w:r>
        <w:rPr>
          <w:b/>
          <w:bCs/>
        </w:rPr>
        <w:t>Azure Explorer</w:t>
      </w:r>
      <w:r>
        <w:t xml:space="preserve">, right-click the Single Server instance you provisioned, and select </w:t>
      </w:r>
      <w:r>
        <w:rPr>
          <w:b/>
          <w:bCs/>
        </w:rPr>
        <w:t>Connect to Project (Preview)</w:t>
      </w:r>
      <w:r>
        <w:t>.</w:t>
      </w:r>
    </w:p>
    <w:p w14:paraId="0DE1BD1D" w14:textId="77777777" w:rsidR="00EC375C" w:rsidRDefault="009352C4">
      <w:pPr>
        <w:numPr>
          <w:ilvl w:val="0"/>
          <w:numId w:val="25"/>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2820C3C6" w14:textId="77777777" w:rsidR="00EC375C" w:rsidRDefault="009352C4">
      <w:pPr>
        <w:pStyle w:val="Figure"/>
        <w:numPr>
          <w:ilvl w:val="0"/>
          <w:numId w:val="1"/>
        </w:numPr>
      </w:pPr>
      <w:r>
        <w:rPr>
          <w:noProof/>
        </w:rPr>
        <w:drawing>
          <wp:inline distT="0" distB="0" distL="0" distR="0" wp14:anchorId="7C87AD42" wp14:editId="7C0EBCE0">
            <wp:extent cx="5334000" cy="5498404"/>
            <wp:effectExtent l="0" t="0" r="0" b="0"/>
            <wp:docPr id="230"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231" name="Picture" descr="./media/azure-resource-connector-intellij.png"/>
                    <pic:cNvPicPr>
                      <a:picLocks noChangeAspect="1" noChangeArrowheads="1"/>
                    </pic:cNvPicPr>
                  </pic:nvPicPr>
                  <pic:blipFill>
                    <a:blip r:embed="rId126"/>
                    <a:stretch>
                      <a:fillRect/>
                    </a:stretch>
                  </pic:blipFill>
                  <pic:spPr bwMode="auto">
                    <a:xfrm>
                      <a:off x="0" y="0"/>
                      <a:ext cx="5334000" cy="5498404"/>
                    </a:xfrm>
                    <a:prstGeom prst="rect">
                      <a:avLst/>
                    </a:prstGeom>
                    <a:noFill/>
                    <a:ln w="9525">
                      <a:noFill/>
                      <a:headEnd/>
                      <a:tailEnd/>
                    </a:ln>
                  </pic:spPr>
                </pic:pic>
              </a:graphicData>
            </a:graphic>
          </wp:inline>
        </w:drawing>
      </w:r>
    </w:p>
    <w:p w14:paraId="0C034C4A" w14:textId="77777777" w:rsidR="00EC375C" w:rsidRDefault="009352C4">
      <w:pPr>
        <w:pStyle w:val="TableCaption"/>
        <w:numPr>
          <w:ilvl w:val="0"/>
          <w:numId w:val="1"/>
        </w:numPr>
      </w:pPr>
      <w:r>
        <w:t>This image demonstrates the Azure Resource Connector dialog box.</w:t>
      </w:r>
    </w:p>
    <w:p w14:paraId="75925FB0" w14:textId="77777777" w:rsidR="00EC375C" w:rsidRDefault="009352C4">
      <w:pPr>
        <w:numPr>
          <w:ilvl w:val="0"/>
          <w:numId w:val="25"/>
        </w:numPr>
      </w:pPr>
      <w:r>
        <w:t xml:space="preserve">Replace the contents you removed from the </w:t>
      </w:r>
      <w:proofErr w:type="spellStart"/>
      <w:r>
        <w:rPr>
          <w:rStyle w:val="VerbatimChar"/>
        </w:rPr>
        <w:t>application.properties</w:t>
      </w:r>
      <w:proofErr w:type="spellEnd"/>
      <w:r>
        <w:t xml:space="preserve"> file with the following. Notice how the connection information is encapsulated in environment variables.</w:t>
      </w:r>
    </w:p>
    <w:p w14:paraId="0B6DD49B" w14:textId="77777777" w:rsidR="00EC375C" w:rsidRDefault="009352C4">
      <w:pPr>
        <w:pStyle w:val="TOCHeading"/>
        <w:numPr>
          <w:ilvl w:val="0"/>
          <w:numId w:val="1"/>
        </w:numPr>
      </w:pPr>
      <w:r>
        <w:rPr>
          <w:rStyle w:val="VerbatimChar"/>
        </w:rPr>
        <w:t>spring.datasource.url=${AZURE_MYSQL_URL}</w:t>
      </w:r>
      <w:r>
        <w:br/>
      </w:r>
      <w:proofErr w:type="spellStart"/>
      <w:r>
        <w:rPr>
          <w:rStyle w:val="VerbatimChar"/>
        </w:rPr>
        <w:t>spring.datasource.username</w:t>
      </w:r>
      <w:proofErr w:type="spellEnd"/>
      <w:r>
        <w:rPr>
          <w:rStyle w:val="VerbatimChar"/>
        </w:rPr>
        <w:t>=${AZURE_MYSQL_USERNAME}</w:t>
      </w:r>
      <w:r>
        <w:br/>
      </w:r>
      <w:proofErr w:type="spellStart"/>
      <w:r>
        <w:rPr>
          <w:rStyle w:val="VerbatimChar"/>
        </w:rPr>
        <w:t>spring.datasource.password</w:t>
      </w:r>
      <w:proofErr w:type="spellEnd"/>
      <w:r>
        <w:rPr>
          <w:rStyle w:val="VerbatimChar"/>
        </w:rPr>
        <w:t>=${AZURE_MYSQL_PASSWORD}</w:t>
      </w:r>
    </w:p>
    <w:p w14:paraId="0F8206EB" w14:textId="77777777" w:rsidR="00EC375C" w:rsidRDefault="009352C4">
      <w:pPr>
        <w:numPr>
          <w:ilvl w:val="0"/>
          <w:numId w:val="25"/>
        </w:numPr>
      </w:pPr>
      <w:r>
        <w:t>Start the application from the upper right-hand corner of the screen.</w:t>
      </w:r>
    </w:p>
    <w:p w14:paraId="0A50193A" w14:textId="77777777" w:rsidR="00EC375C" w:rsidRDefault="009352C4">
      <w:pPr>
        <w:pStyle w:val="Figure"/>
        <w:numPr>
          <w:ilvl w:val="0"/>
          <w:numId w:val="1"/>
        </w:numPr>
      </w:pPr>
      <w:r>
        <w:rPr>
          <w:noProof/>
        </w:rPr>
        <w:drawing>
          <wp:inline distT="0" distB="0" distL="0" distR="0" wp14:anchorId="5C70DFF9" wp14:editId="714D445F">
            <wp:extent cx="3914775" cy="1628775"/>
            <wp:effectExtent l="0" t="0" r="0" b="0"/>
            <wp:docPr id="233"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234" name="Picture" descr="./media/start-app-intellij.png"/>
                    <pic:cNvPicPr>
                      <a:picLocks noChangeAspect="1" noChangeArrowheads="1"/>
                    </pic:cNvPicPr>
                  </pic:nvPicPr>
                  <pic:blipFill>
                    <a:blip r:embed="rId127"/>
                    <a:stretch>
                      <a:fillRect/>
                    </a:stretch>
                  </pic:blipFill>
                  <pic:spPr bwMode="auto">
                    <a:xfrm>
                      <a:off x="0" y="0"/>
                      <a:ext cx="3914775" cy="1628775"/>
                    </a:xfrm>
                    <a:prstGeom prst="rect">
                      <a:avLst/>
                    </a:prstGeom>
                    <a:noFill/>
                    <a:ln w="9525">
                      <a:noFill/>
                      <a:headEnd/>
                      <a:tailEnd/>
                    </a:ln>
                  </pic:spPr>
                </pic:pic>
              </a:graphicData>
            </a:graphic>
          </wp:inline>
        </w:drawing>
      </w:r>
    </w:p>
    <w:p w14:paraId="3DE46DDC" w14:textId="77777777" w:rsidR="00EC375C" w:rsidRDefault="009352C4">
      <w:pPr>
        <w:pStyle w:val="TableCaption"/>
        <w:numPr>
          <w:ilvl w:val="0"/>
          <w:numId w:val="1"/>
        </w:numPr>
      </w:pPr>
      <w:r>
        <w:t>This image shows how to start the Spring Boot app from IntelliJ.</w:t>
      </w:r>
    </w:p>
    <w:p w14:paraId="7F5755B4" w14:textId="77777777" w:rsidR="00EC375C" w:rsidRDefault="009352C4">
      <w:pPr>
        <w:pStyle w:val="Heading2"/>
      </w:pPr>
      <w:bookmarkStart w:id="138" w:name="_Toc91504976"/>
      <w:bookmarkStart w:id="139" w:name="testing-the-app"/>
      <w:bookmarkEnd w:id="137"/>
      <w:r>
        <w:t>Testing the App</w:t>
      </w:r>
      <w:bookmarkEnd w:id="138"/>
    </w:p>
    <w:p w14:paraId="547FD0DA" w14:textId="77777777" w:rsidR="00EC375C" w:rsidRDefault="009352C4">
      <w:pPr>
        <w:numPr>
          <w:ilvl w:val="0"/>
          <w:numId w:val="26"/>
        </w:numPr>
      </w:pPr>
      <w:r>
        <w:t xml:space="preserve">Open Postman, or the REST client of your choice. Make a </w:t>
      </w:r>
      <w:r>
        <w:rPr>
          <w:rStyle w:val="VerbatimChar"/>
        </w:rPr>
        <w:t>POST</w:t>
      </w:r>
      <w:r>
        <w:t xml:space="preserve"> request to </w:t>
      </w:r>
      <w:r>
        <w:rPr>
          <w:rStyle w:val="VerbatimChar"/>
        </w:rPr>
        <w:t>http://localhost:8080/demo/add</w:t>
      </w:r>
      <w:r>
        <w:t xml:space="preserve"> with the URL parameters </w:t>
      </w:r>
      <w:r>
        <w:rPr>
          <w:rStyle w:val="VerbatimChar"/>
        </w:rPr>
        <w:t>name</w:t>
      </w:r>
      <w:r>
        <w:t xml:space="preserve"> and </w:t>
      </w:r>
      <w:r>
        <w:rPr>
          <w:rStyle w:val="VerbatimChar"/>
        </w:rPr>
        <w:t>email</w:t>
      </w:r>
      <w:r>
        <w:t>.</w:t>
      </w:r>
    </w:p>
    <w:p w14:paraId="467C1BC7" w14:textId="77777777" w:rsidR="00EC375C" w:rsidRDefault="009352C4">
      <w:pPr>
        <w:pStyle w:val="Figure"/>
        <w:numPr>
          <w:ilvl w:val="0"/>
          <w:numId w:val="1"/>
        </w:numPr>
      </w:pPr>
      <w:r>
        <w:rPr>
          <w:noProof/>
        </w:rPr>
        <w:drawing>
          <wp:inline distT="0" distB="0" distL="0" distR="0" wp14:anchorId="3C44E673" wp14:editId="3A49A005">
            <wp:extent cx="5334000" cy="3005971"/>
            <wp:effectExtent l="0" t="0" r="0" b="0"/>
            <wp:docPr id="237"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238" name="Picture" descr="./media/post-request-postman.png"/>
                    <pic:cNvPicPr>
                      <a:picLocks noChangeAspect="1" noChangeArrowheads="1"/>
                    </pic:cNvPicPr>
                  </pic:nvPicPr>
                  <pic:blipFill>
                    <a:blip r:embed="rId128"/>
                    <a:stretch>
                      <a:fillRect/>
                    </a:stretch>
                  </pic:blipFill>
                  <pic:spPr bwMode="auto">
                    <a:xfrm>
                      <a:off x="0" y="0"/>
                      <a:ext cx="5334000" cy="3005971"/>
                    </a:xfrm>
                    <a:prstGeom prst="rect">
                      <a:avLst/>
                    </a:prstGeom>
                    <a:noFill/>
                    <a:ln w="9525">
                      <a:noFill/>
                      <a:headEnd/>
                      <a:tailEnd/>
                    </a:ln>
                  </pic:spPr>
                </pic:pic>
              </a:graphicData>
            </a:graphic>
          </wp:inline>
        </w:drawing>
      </w:r>
    </w:p>
    <w:p w14:paraId="2242804E" w14:textId="77777777" w:rsidR="00EC375C" w:rsidRDefault="009352C4">
      <w:pPr>
        <w:pStyle w:val="TableCaption"/>
        <w:numPr>
          <w:ilvl w:val="0"/>
          <w:numId w:val="1"/>
        </w:numPr>
      </w:pPr>
      <w:r>
        <w:t>This image shows how to make a POST request to the Java app endpoint.</w:t>
      </w:r>
    </w:p>
    <w:p w14:paraId="6C40F019" w14:textId="77777777" w:rsidR="00EC375C" w:rsidRDefault="009352C4">
      <w:pPr>
        <w:numPr>
          <w:ilvl w:val="0"/>
          <w:numId w:val="26"/>
        </w:numPr>
      </w:pPr>
      <w:r>
        <w:t xml:space="preserve">Make a </w:t>
      </w:r>
      <w:r>
        <w:rPr>
          <w:rStyle w:val="VerbatimChar"/>
        </w:rPr>
        <w:t>GET</w:t>
      </w:r>
      <w:r>
        <w:t xml:space="preserve"> request to </w:t>
      </w:r>
      <w:r>
        <w:rPr>
          <w:rStyle w:val="VerbatimChar"/>
        </w:rPr>
        <w:t>http://localhost:8080/demo/all</w:t>
      </w:r>
      <w:r>
        <w:t>. The entries that you added through the POST request will be displayed.</w:t>
      </w:r>
    </w:p>
    <w:p w14:paraId="1247DF07" w14:textId="77777777" w:rsidR="00EC375C" w:rsidRDefault="009352C4">
      <w:pPr>
        <w:pStyle w:val="Figure"/>
        <w:numPr>
          <w:ilvl w:val="0"/>
          <w:numId w:val="1"/>
        </w:numPr>
      </w:pPr>
      <w:r>
        <w:rPr>
          <w:noProof/>
        </w:rPr>
        <w:drawing>
          <wp:inline distT="0" distB="0" distL="0" distR="0" wp14:anchorId="358CBC47" wp14:editId="731FCF2D">
            <wp:extent cx="5334000" cy="3606982"/>
            <wp:effectExtent l="0" t="0" r="0" b="0"/>
            <wp:docPr id="240"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241" name="Picture" descr="./media/get-request-postman.png"/>
                    <pic:cNvPicPr>
                      <a:picLocks noChangeAspect="1" noChangeArrowheads="1"/>
                    </pic:cNvPicPr>
                  </pic:nvPicPr>
                  <pic:blipFill>
                    <a:blip r:embed="rId129"/>
                    <a:stretch>
                      <a:fillRect/>
                    </a:stretch>
                  </pic:blipFill>
                  <pic:spPr bwMode="auto">
                    <a:xfrm>
                      <a:off x="0" y="0"/>
                      <a:ext cx="5334000" cy="3606982"/>
                    </a:xfrm>
                    <a:prstGeom prst="rect">
                      <a:avLst/>
                    </a:prstGeom>
                    <a:noFill/>
                    <a:ln w="9525">
                      <a:noFill/>
                      <a:headEnd/>
                      <a:tailEnd/>
                    </a:ln>
                  </pic:spPr>
                </pic:pic>
              </a:graphicData>
            </a:graphic>
          </wp:inline>
        </w:drawing>
      </w:r>
    </w:p>
    <w:p w14:paraId="6A43D167" w14:textId="77777777" w:rsidR="00EC375C" w:rsidRDefault="009352C4">
      <w:pPr>
        <w:pStyle w:val="TableCaption"/>
        <w:numPr>
          <w:ilvl w:val="0"/>
          <w:numId w:val="1"/>
        </w:numPr>
      </w:pPr>
      <w:r>
        <w:t>This image shows how to make a GET request to the Java app endpoint.</w:t>
      </w:r>
    </w:p>
    <w:p w14:paraId="46C54FA8" w14:textId="77777777" w:rsidR="00EC375C" w:rsidRDefault="009352C4">
      <w:pPr>
        <w:numPr>
          <w:ilvl w:val="0"/>
          <w:numId w:val="26"/>
        </w:numPr>
      </w:pPr>
      <w:r>
        <w:t>As expected, the data is persisted to the MySQL Single Server instance.</w:t>
      </w:r>
    </w:p>
    <w:p w14:paraId="1A8DC7CF" w14:textId="77777777" w:rsidR="00EC375C" w:rsidRDefault="009352C4">
      <w:pPr>
        <w:pStyle w:val="Figure"/>
        <w:numPr>
          <w:ilvl w:val="0"/>
          <w:numId w:val="1"/>
        </w:numPr>
      </w:pPr>
      <w:r>
        <w:rPr>
          <w:noProof/>
        </w:rPr>
        <w:drawing>
          <wp:inline distT="0" distB="0" distL="0" distR="0" wp14:anchorId="265BD3F5" wp14:editId="2BDF12FB">
            <wp:extent cx="2609850" cy="2781300"/>
            <wp:effectExtent l="0" t="0" r="0" b="0"/>
            <wp:docPr id="243"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244" name="Picture" descr="./media/result-set-mysql-workbench.png"/>
                    <pic:cNvPicPr>
                      <a:picLocks noChangeAspect="1" noChangeArrowheads="1"/>
                    </pic:cNvPicPr>
                  </pic:nvPicPr>
                  <pic:blipFill>
                    <a:blip r:embed="rId130"/>
                    <a:stretch>
                      <a:fillRect/>
                    </a:stretch>
                  </pic:blipFill>
                  <pic:spPr bwMode="auto">
                    <a:xfrm>
                      <a:off x="0" y="0"/>
                      <a:ext cx="2609850" cy="2781300"/>
                    </a:xfrm>
                    <a:prstGeom prst="rect">
                      <a:avLst/>
                    </a:prstGeom>
                    <a:noFill/>
                    <a:ln w="9525">
                      <a:noFill/>
                      <a:headEnd/>
                      <a:tailEnd/>
                    </a:ln>
                  </pic:spPr>
                </pic:pic>
              </a:graphicData>
            </a:graphic>
          </wp:inline>
        </w:drawing>
      </w:r>
    </w:p>
    <w:p w14:paraId="4C3719A1" w14:textId="77777777" w:rsidR="00EC375C" w:rsidRDefault="009352C4">
      <w:pPr>
        <w:pStyle w:val="TableCaption"/>
        <w:numPr>
          <w:ilvl w:val="0"/>
          <w:numId w:val="1"/>
        </w:numPr>
      </w:pPr>
      <w:r>
        <w:t>This image shows the user data persisted to the MySQL Single Server instance with a query in MySQL Workbench.</w:t>
      </w:r>
    </w:p>
    <w:p w14:paraId="78DF0FA0" w14:textId="77777777" w:rsidR="00EC375C" w:rsidRDefault="009352C4">
      <w:pPr>
        <w:pStyle w:val="Heading2"/>
      </w:pPr>
      <w:bookmarkStart w:id="140" w:name="_Toc91504977"/>
      <w:bookmarkStart w:id="141" w:name="stop-the-app"/>
      <w:bookmarkEnd w:id="139"/>
      <w:r>
        <w:t>Stop the App</w:t>
      </w:r>
      <w:bookmarkEnd w:id="140"/>
    </w:p>
    <w:p w14:paraId="20675AAC" w14:textId="77777777" w:rsidR="00EC375C" w:rsidRDefault="009352C4">
      <w:pPr>
        <w:numPr>
          <w:ilvl w:val="0"/>
          <w:numId w:val="27"/>
        </w:numPr>
      </w:pPr>
      <w:r>
        <w:t>Stop the app in IntelliJ.</w:t>
      </w:r>
    </w:p>
    <w:p w14:paraId="380E418A" w14:textId="77777777" w:rsidR="00EC375C" w:rsidRDefault="009352C4">
      <w:pPr>
        <w:numPr>
          <w:ilvl w:val="0"/>
          <w:numId w:val="27"/>
        </w:numPr>
      </w:pPr>
      <w:r>
        <w:t xml:space="preserve">In the </w:t>
      </w:r>
      <w:r>
        <w:rPr>
          <w:b/>
          <w:bCs/>
        </w:rPr>
        <w:t>Azure Explorer</w:t>
      </w:r>
      <w:r>
        <w:t xml:space="preserve">, right-click the MySQL Single Server instance you created and select </w:t>
      </w:r>
      <w:r>
        <w:rPr>
          <w:b/>
          <w:bCs/>
        </w:rPr>
        <w:t>Stop</w:t>
      </w:r>
      <w:r>
        <w:t>.</w:t>
      </w:r>
    </w:p>
    <w:p w14:paraId="15F528CC" w14:textId="77777777" w:rsidR="00EC375C" w:rsidRDefault="009352C4">
      <w:pPr>
        <w:pStyle w:val="FirstParagraph"/>
      </w:pPr>
      <w:r>
        <w:t>Congratulations. You have successfully installed IntelliJ, the Azure Explorer extension, created a MySQL Single Server instance, and securely operated an app using the Single Server.</w:t>
      </w:r>
    </w:p>
    <w:p w14:paraId="792ACF88" w14:textId="77777777" w:rsidR="00EC375C" w:rsidRDefault="009352C4">
      <w:pPr>
        <w:pStyle w:val="Heading1"/>
      </w:pPr>
      <w:bookmarkStart w:id="142" w:name="_Toc91504978"/>
      <w:bookmarkStart w:id="143" w:name="Xfe37dfdda99a06dcb066bfe45f689d65682f9d6"/>
      <w:bookmarkEnd w:id="129"/>
      <w:bookmarkEnd w:id="141"/>
      <w:r>
        <w:t>Security and Compliance in Azure Database for MySQL</w:t>
      </w:r>
      <w:bookmarkEnd w:id="142"/>
    </w:p>
    <w:p w14:paraId="7A6881CC" w14:textId="77777777" w:rsidR="00EC375C" w:rsidRDefault="009352C4">
      <w:pPr>
        <w:pStyle w:val="FirstParagraph"/>
      </w:pPr>
      <w:r>
        <w:t>Azure Database for MySQL provides extensive platform management and simple integration with new or existing applications. However, a critical factor for many sensitive industries is being compliant with regulations. Azure has addressed these customer concerns.</w:t>
      </w:r>
    </w:p>
    <w:p w14:paraId="164876CF" w14:textId="77777777" w:rsidR="00EC375C" w:rsidRDefault="009352C4">
      <w:pPr>
        <w:pStyle w:val="Heading2"/>
      </w:pPr>
      <w:bookmarkStart w:id="144" w:name="_Toc91504979"/>
      <w:bookmarkStart w:id="145" w:name="data-encryption"/>
      <w:r>
        <w:t>Data Encryption</w:t>
      </w:r>
      <w:bookmarkEnd w:id="144"/>
    </w:p>
    <w:p w14:paraId="750294E0" w14:textId="2479CF11" w:rsidR="00EC375C" w:rsidRDefault="009352C4">
      <w:pPr>
        <w:pStyle w:val="FirstParagraph"/>
      </w:pPr>
      <w:r>
        <w:t xml:space="preserve">Both Azure Database for MySQL offerings, Single Server and Flexible Server, offer data encryption </w:t>
      </w:r>
      <w:r w:rsidR="008C41C8">
        <w:t>at rest</w:t>
      </w:r>
      <w:r>
        <w:t>. Data, backups, and temporary files created during query execution are all encrypted.</w:t>
      </w:r>
    </w:p>
    <w:p w14:paraId="7F163F9F" w14:textId="77777777" w:rsidR="00EC375C" w:rsidRDefault="009352C4">
      <w:pPr>
        <w:pStyle w:val="BodyText"/>
      </w:pPr>
      <w:r>
        <w:t>While Azure can manage encryption keys, Single Server supports bring your own key (BYOK), providing organizations full key lifecycle control. This feature is only supported in the General Purpose and Memory Optimized tiers.</w:t>
      </w:r>
    </w:p>
    <w:p w14:paraId="1393A67C" w14:textId="77777777" w:rsidR="00EC375C" w:rsidRDefault="009352C4">
      <w:pPr>
        <w:pStyle w:val="Heading3"/>
      </w:pPr>
      <w:bookmarkStart w:id="146" w:name="X23825fcdd3119d507fd6aaae0a80459967762c6"/>
      <w:r>
        <w:t>Configuring Data Encryption At-Rest Guides</w:t>
      </w:r>
    </w:p>
    <w:p w14:paraId="22668FEE" w14:textId="77777777" w:rsidR="00EC375C" w:rsidRDefault="000500BB">
      <w:pPr>
        <w:pStyle w:val="Compact"/>
        <w:numPr>
          <w:ilvl w:val="0"/>
          <w:numId w:val="28"/>
        </w:numPr>
      </w:pPr>
      <w:hyperlink r:id="rId131">
        <w:r w:rsidR="009352C4">
          <w:rPr>
            <w:rStyle w:val="FootnoteReference"/>
          </w:rPr>
          <w:t>Single Server BYOK</w:t>
        </w:r>
      </w:hyperlink>
    </w:p>
    <w:p w14:paraId="53AC6FBB" w14:textId="7B58FCAB" w:rsidR="00EC375C" w:rsidRDefault="009352C4">
      <w:pPr>
        <w:pStyle w:val="FirstParagraph"/>
      </w:pPr>
      <w:r>
        <w:t xml:space="preserve">Moreover, </w:t>
      </w:r>
      <w:r w:rsidR="008C41C8">
        <w:t>data-in-transit</w:t>
      </w:r>
      <w:r>
        <w:t xml:space="preserve"> is protected using SSL/TLS, which is enforced by default. However, it is possible to allow insecure connections for legacy applications or enforce a minimum TLS version for connections. Consult the guides below, as Flexible Server’s TLS enforcement status can be set through the </w:t>
      </w:r>
      <w:proofErr w:type="spellStart"/>
      <w:r>
        <w:rPr>
          <w:rStyle w:val="VerbatimChar"/>
        </w:rPr>
        <w:t>require_secure_transport</w:t>
      </w:r>
      <w:proofErr w:type="spellEnd"/>
      <w:r>
        <w:t xml:space="preserve"> MySQL server parameter.</w:t>
      </w:r>
    </w:p>
    <w:p w14:paraId="194743B6" w14:textId="77777777" w:rsidR="00EC375C" w:rsidRDefault="009352C4">
      <w:pPr>
        <w:pStyle w:val="Heading3"/>
      </w:pPr>
      <w:bookmarkStart w:id="147" w:name="Xf300de2b13d1bde7f28953ea49babdce6e35923"/>
      <w:bookmarkEnd w:id="146"/>
      <w:r>
        <w:t>Configuring Data Encryption In-Motion Guides</w:t>
      </w:r>
    </w:p>
    <w:p w14:paraId="5DFD4A5F" w14:textId="77777777" w:rsidR="00EC375C" w:rsidRDefault="000500BB">
      <w:pPr>
        <w:pStyle w:val="Compact"/>
        <w:numPr>
          <w:ilvl w:val="0"/>
          <w:numId w:val="29"/>
        </w:numPr>
      </w:pPr>
      <w:hyperlink r:id="rId132">
        <w:r w:rsidR="009352C4">
          <w:rPr>
            <w:rStyle w:val="FootnoteReference"/>
          </w:rPr>
          <w:t>Single Server</w:t>
        </w:r>
      </w:hyperlink>
    </w:p>
    <w:p w14:paraId="591B13A0" w14:textId="77777777" w:rsidR="00EC375C" w:rsidRDefault="000500BB">
      <w:pPr>
        <w:pStyle w:val="Compact"/>
        <w:numPr>
          <w:ilvl w:val="0"/>
          <w:numId w:val="29"/>
        </w:numPr>
      </w:pPr>
      <w:hyperlink r:id="rId133">
        <w:r w:rsidR="009352C4">
          <w:rPr>
            <w:rStyle w:val="FootnoteReference"/>
          </w:rPr>
          <w:t>Flexible Server</w:t>
        </w:r>
      </w:hyperlink>
    </w:p>
    <w:p w14:paraId="7ECCB74A" w14:textId="77777777" w:rsidR="00EC375C" w:rsidRDefault="009352C4">
      <w:pPr>
        <w:pStyle w:val="Heading2"/>
      </w:pPr>
      <w:bookmarkStart w:id="148" w:name="_Toc91504980"/>
      <w:bookmarkStart w:id="149" w:name="security-best-practices-overview"/>
      <w:bookmarkEnd w:id="145"/>
      <w:bookmarkEnd w:id="147"/>
      <w:r>
        <w:t>Security Best Practices Overview</w:t>
      </w:r>
      <w:bookmarkEnd w:id="148"/>
    </w:p>
    <w:p w14:paraId="0EA08DBE" w14:textId="77777777" w:rsidR="00EC375C" w:rsidRDefault="009352C4">
      <w:pPr>
        <w:pStyle w:val="FirstParagraph"/>
      </w:pPr>
      <w:r>
        <w:t>Organizations must take proactive security measures to protect their workloads. Azure simplifies following best practices.</w:t>
      </w:r>
    </w:p>
    <w:p w14:paraId="406A6F3D" w14:textId="77777777" w:rsidR="00EC375C" w:rsidRDefault="009352C4">
      <w:pPr>
        <w:pStyle w:val="Heading3"/>
      </w:pPr>
      <w:bookmarkStart w:id="150" w:name="implement-network-security"/>
      <w:r>
        <w:t>Implement Network Security</w:t>
      </w:r>
    </w:p>
    <w:p w14:paraId="4E3A605C" w14:textId="77777777" w:rsidR="00EC375C" w:rsidRDefault="009352C4">
      <w:pPr>
        <w:pStyle w:val="FirstParagraph"/>
      </w:pPr>
      <w:r>
        <w:t xml:space="preserve">Both MySQL PaaS offerings support public connectivity, which permits certain hosts to access the instance over the public internet, and private connectivity, which limits access to an Azure virtual network deployment. The difference between public and private access is addressed in the </w:t>
      </w:r>
      <w:hyperlink r:id="rId134">
        <w:r>
          <w:rPr>
            <w:rStyle w:val="FootnoteReference"/>
          </w:rPr>
          <w:t>network security document.</w:t>
        </w:r>
      </w:hyperlink>
    </w:p>
    <w:p w14:paraId="308F8429" w14:textId="77777777" w:rsidR="00EC375C" w:rsidRDefault="009352C4">
      <w:pPr>
        <w:pStyle w:val="Heading3"/>
      </w:pPr>
      <w:bookmarkStart w:id="151" w:name="access-management"/>
      <w:bookmarkEnd w:id="150"/>
      <w:r>
        <w:t>Access Management</w:t>
      </w:r>
    </w:p>
    <w:p w14:paraId="0CCDF177" w14:textId="77777777" w:rsidR="00EC375C" w:rsidRDefault="009352C4">
      <w:pPr>
        <w:pStyle w:val="FirstParagraph"/>
      </w:pPr>
      <w:r>
        <w:t xml:space="preserve">When provisioning PaaS MySQL, Azure requires administrator user credentials. It is best practice to create non-administrator users for each database in the MySQL instance. Follow </w:t>
      </w:r>
      <w:hyperlink r:id="rId135">
        <w:r>
          <w:rPr>
            <w:rStyle w:val="FootnoteReference"/>
          </w:rPr>
          <w:t>this</w:t>
        </w:r>
      </w:hyperlink>
      <w:r>
        <w:t xml:space="preserve"> guide for more information on how to create new databases and manage access.</w:t>
      </w:r>
    </w:p>
    <w:p w14:paraId="53B50A2B" w14:textId="77777777" w:rsidR="00EC375C" w:rsidRDefault="009352C4">
      <w:pPr>
        <w:pStyle w:val="Heading3"/>
      </w:pPr>
      <w:bookmarkStart w:id="152" w:name="monitoring-and-threat-protection"/>
      <w:bookmarkEnd w:id="151"/>
      <w:r>
        <w:t>Monitoring and Threat Protection</w:t>
      </w:r>
    </w:p>
    <w:p w14:paraId="6353E657" w14:textId="77777777" w:rsidR="00EC375C" w:rsidRDefault="000500BB">
      <w:pPr>
        <w:pStyle w:val="FirstParagraph"/>
      </w:pPr>
      <w:hyperlink r:id="rId136">
        <w:r w:rsidR="009352C4">
          <w:rPr>
            <w:rStyle w:val="FootnoteReference"/>
          </w:rPr>
          <w:t>Microsoft Defender for open-source relational databases</w:t>
        </w:r>
      </w:hyperlink>
      <w:r w:rsidR="009352C4">
        <w:t xml:space="preserve"> tracks unusual database activity, like brute force login attempts. It notifies administrators of anomalies and helps them patch vulnerabilities. Currently, it is supported in the General Purpose and Memory Optimized tiers of Single Server. Enable it by following </w:t>
      </w:r>
      <w:hyperlink r:id="rId137">
        <w:r w:rsidR="009352C4">
          <w:rPr>
            <w:rStyle w:val="FootnoteReference"/>
          </w:rPr>
          <w:t>this</w:t>
        </w:r>
      </w:hyperlink>
      <w:r w:rsidR="009352C4">
        <w:t xml:space="preserve"> guide.</w:t>
      </w:r>
    </w:p>
    <w:p w14:paraId="24B885D4" w14:textId="77777777" w:rsidR="00EC375C" w:rsidRDefault="009352C4">
      <w:pPr>
        <w:pStyle w:val="BodyText"/>
      </w:pPr>
      <w:r>
        <w:t>Single Server and Flexible Server also support audit logging. Note that excessive audit logging degrades server performance, so be mindful of the events and users configured for logging.</w:t>
      </w:r>
    </w:p>
    <w:p w14:paraId="55F2D0E9" w14:textId="77777777" w:rsidR="00EC375C" w:rsidRDefault="009352C4">
      <w:pPr>
        <w:pStyle w:val="BodyText"/>
      </w:pPr>
      <w:r>
        <w:rPr>
          <w:b/>
          <w:bCs/>
        </w:rPr>
        <w:t>Configuring Audit Logging Guides</w:t>
      </w:r>
    </w:p>
    <w:p w14:paraId="5F454BA4" w14:textId="77777777" w:rsidR="00EC375C" w:rsidRDefault="000500BB">
      <w:pPr>
        <w:pStyle w:val="Compact"/>
        <w:numPr>
          <w:ilvl w:val="0"/>
          <w:numId w:val="30"/>
        </w:numPr>
      </w:pPr>
      <w:hyperlink r:id="rId138">
        <w:r w:rsidR="009352C4">
          <w:rPr>
            <w:rStyle w:val="FootnoteReference"/>
          </w:rPr>
          <w:t>Single Server</w:t>
        </w:r>
      </w:hyperlink>
    </w:p>
    <w:p w14:paraId="0073B9FC" w14:textId="77777777" w:rsidR="00EC375C" w:rsidRDefault="000500BB">
      <w:pPr>
        <w:pStyle w:val="Compact"/>
        <w:numPr>
          <w:ilvl w:val="0"/>
          <w:numId w:val="30"/>
        </w:numPr>
      </w:pPr>
      <w:hyperlink r:id="rId139">
        <w:r w:rsidR="009352C4">
          <w:rPr>
            <w:rStyle w:val="FootnoteReference"/>
          </w:rPr>
          <w:t>Flexible Server</w:t>
        </w:r>
      </w:hyperlink>
    </w:p>
    <w:p w14:paraId="72B29F22" w14:textId="77777777" w:rsidR="00EC375C" w:rsidRDefault="009352C4">
      <w:pPr>
        <w:pStyle w:val="Heading1"/>
      </w:pPr>
      <w:bookmarkStart w:id="153" w:name="_Toc91504981"/>
      <w:bookmarkStart w:id="154" w:name="network-security"/>
      <w:bookmarkEnd w:id="143"/>
      <w:bookmarkEnd w:id="149"/>
      <w:bookmarkEnd w:id="152"/>
      <w:r>
        <w:t>Network Security</w:t>
      </w:r>
      <w:bookmarkEnd w:id="153"/>
    </w:p>
    <w:p w14:paraId="498FCA19" w14:textId="77777777" w:rsidR="00EC375C" w:rsidRDefault="009352C4">
      <w:pPr>
        <w:pStyle w:val="FirstParagraph"/>
      </w:pPr>
      <w:r>
        <w:t>As mentioned previously, network configuration affects security, application performance (latency), and compliance. This guide explains the fundamentals of PaaS MySQL networking.</w:t>
      </w:r>
    </w:p>
    <w:p w14:paraId="2C48F1EE" w14:textId="77777777" w:rsidR="00EC375C" w:rsidRDefault="009352C4">
      <w:pPr>
        <w:pStyle w:val="Heading2"/>
      </w:pPr>
      <w:bookmarkStart w:id="155" w:name="_Toc91504982"/>
      <w:bookmarkStart w:id="156" w:name="public-vs.-private-access"/>
      <w:r>
        <w:t>Public vs. Private Access</w:t>
      </w:r>
      <w:bookmarkEnd w:id="155"/>
    </w:p>
    <w:p w14:paraId="057610EE" w14:textId="77777777" w:rsidR="00EC375C" w:rsidRDefault="009352C4">
      <w:pPr>
        <w:pStyle w:val="Heading3"/>
      </w:pPr>
      <w:bookmarkStart w:id="157" w:name="public-access"/>
      <w:r>
        <w:t>Public Access</w:t>
      </w:r>
    </w:p>
    <w:p w14:paraId="1D74294B" w14:textId="2F0F4295" w:rsidR="00EC375C" w:rsidRDefault="009352C4">
      <w:pPr>
        <w:pStyle w:val="FirstParagraph"/>
      </w:pPr>
      <w:r>
        <w:t xml:space="preserve">Public access allows hosts, including Azure services, to access the PaaS MySQL instance via the public internet. Firewall ACLs limit access to hosts that fall within the allowed IP address ranges. They are set at the </w:t>
      </w:r>
      <w:r w:rsidR="008C41C8">
        <w:t>server level</w:t>
      </w:r>
      <w:r>
        <w:t xml:space="preserve">, meaning that they govern network access to all databases on the instance. While it is best practice to create rules that allow specific IP addresses or ranges to access the instance, developers can enable network access from all Azure public IP addresses. This is useful for Azure services without fixed public IP addresses, such as </w:t>
      </w:r>
      <w:hyperlink r:id="rId140">
        <w:r>
          <w:rPr>
            <w:rStyle w:val="FootnoteReference"/>
          </w:rPr>
          <w:t>Azure Functions</w:t>
        </w:r>
      </w:hyperlink>
      <w:r>
        <w:t xml:space="preserve"> that use public access.</w:t>
      </w:r>
    </w:p>
    <w:p w14:paraId="0C60E9E2" w14:textId="77777777" w:rsidR="00EC375C" w:rsidRDefault="009352C4">
      <w:pPr>
        <w:pStyle w:val="BlockText"/>
      </w:pPr>
      <w:r>
        <w:t>Restricting access to Azure public IP addresses still provides network access to the instance to public IPs owned by other Azure customers.</w:t>
      </w:r>
    </w:p>
    <w:p w14:paraId="7CF92916" w14:textId="77777777" w:rsidR="00EC375C" w:rsidRDefault="009352C4">
      <w:pPr>
        <w:pStyle w:val="Heading4"/>
      </w:pPr>
      <w:bookmarkStart w:id="158" w:name="configuring-public-access-guides"/>
      <w:r>
        <w:t>Configuring Public Access Guides</w:t>
      </w:r>
    </w:p>
    <w:p w14:paraId="7DAA34B6" w14:textId="77777777" w:rsidR="00EC375C" w:rsidRDefault="009352C4">
      <w:pPr>
        <w:pStyle w:val="Compact"/>
        <w:numPr>
          <w:ilvl w:val="0"/>
          <w:numId w:val="31"/>
        </w:numPr>
      </w:pPr>
      <w:r>
        <w:t>Single Server</w:t>
      </w:r>
    </w:p>
    <w:p w14:paraId="05B536E9" w14:textId="77777777" w:rsidR="00EC375C" w:rsidRDefault="000500BB">
      <w:pPr>
        <w:pStyle w:val="Compact"/>
        <w:numPr>
          <w:ilvl w:val="1"/>
          <w:numId w:val="32"/>
        </w:numPr>
      </w:pPr>
      <w:hyperlink r:id="rId141">
        <w:r w:rsidR="009352C4">
          <w:rPr>
            <w:rStyle w:val="FootnoteReference"/>
          </w:rPr>
          <w:t>Azure portal</w:t>
        </w:r>
      </w:hyperlink>
    </w:p>
    <w:p w14:paraId="140847D0" w14:textId="77777777" w:rsidR="00EC375C" w:rsidRDefault="000500BB">
      <w:pPr>
        <w:pStyle w:val="Compact"/>
        <w:numPr>
          <w:ilvl w:val="1"/>
          <w:numId w:val="32"/>
        </w:numPr>
      </w:pPr>
      <w:hyperlink r:id="rId142">
        <w:r w:rsidR="009352C4">
          <w:rPr>
            <w:rStyle w:val="FootnoteReference"/>
          </w:rPr>
          <w:t>Azure CLI</w:t>
        </w:r>
      </w:hyperlink>
    </w:p>
    <w:p w14:paraId="1CB7AEC3" w14:textId="77777777" w:rsidR="00EC375C" w:rsidRDefault="000500BB">
      <w:pPr>
        <w:pStyle w:val="Compact"/>
        <w:numPr>
          <w:ilvl w:val="1"/>
          <w:numId w:val="32"/>
        </w:numPr>
      </w:pPr>
      <w:hyperlink r:id="rId143">
        <w:r w:rsidR="009352C4">
          <w:rPr>
            <w:rStyle w:val="FootnoteReference"/>
          </w:rPr>
          <w:t>ARM Reference for Firewall Rules</w:t>
        </w:r>
      </w:hyperlink>
    </w:p>
    <w:p w14:paraId="4DB82B28" w14:textId="77777777" w:rsidR="00EC375C" w:rsidRDefault="009352C4">
      <w:pPr>
        <w:pStyle w:val="Compact"/>
        <w:numPr>
          <w:ilvl w:val="0"/>
          <w:numId w:val="31"/>
        </w:numPr>
      </w:pPr>
      <w:r>
        <w:t>Flexible Server</w:t>
      </w:r>
    </w:p>
    <w:p w14:paraId="2D5C7FD7" w14:textId="77777777" w:rsidR="00EC375C" w:rsidRDefault="000500BB">
      <w:pPr>
        <w:pStyle w:val="Compact"/>
        <w:numPr>
          <w:ilvl w:val="1"/>
          <w:numId w:val="33"/>
        </w:numPr>
      </w:pPr>
      <w:hyperlink r:id="rId144">
        <w:r w:rsidR="009352C4">
          <w:rPr>
            <w:rStyle w:val="FootnoteReference"/>
          </w:rPr>
          <w:t>Azure portal</w:t>
        </w:r>
      </w:hyperlink>
    </w:p>
    <w:p w14:paraId="50A11A92" w14:textId="77777777" w:rsidR="00EC375C" w:rsidRDefault="000500BB">
      <w:pPr>
        <w:pStyle w:val="Compact"/>
        <w:numPr>
          <w:ilvl w:val="1"/>
          <w:numId w:val="33"/>
        </w:numPr>
      </w:pPr>
      <w:hyperlink r:id="rId145">
        <w:r w:rsidR="009352C4">
          <w:rPr>
            <w:rStyle w:val="FootnoteReference"/>
          </w:rPr>
          <w:t>Azure CLI</w:t>
        </w:r>
      </w:hyperlink>
    </w:p>
    <w:p w14:paraId="4F85271C" w14:textId="77777777" w:rsidR="00EC375C" w:rsidRDefault="000500BB">
      <w:pPr>
        <w:pStyle w:val="Compact"/>
        <w:numPr>
          <w:ilvl w:val="1"/>
          <w:numId w:val="33"/>
        </w:numPr>
      </w:pPr>
      <w:hyperlink r:id="rId146">
        <w:r w:rsidR="009352C4">
          <w:rPr>
            <w:rStyle w:val="FootnoteReference"/>
          </w:rPr>
          <w:t>ARM Reference for Firewall Rules</w:t>
        </w:r>
      </w:hyperlink>
    </w:p>
    <w:p w14:paraId="423A2F5E" w14:textId="77777777" w:rsidR="00EC375C" w:rsidRDefault="009352C4">
      <w:pPr>
        <w:pStyle w:val="Heading3"/>
      </w:pPr>
      <w:bookmarkStart w:id="159" w:name="private-access"/>
      <w:bookmarkEnd w:id="157"/>
      <w:bookmarkEnd w:id="158"/>
      <w:r>
        <w:t>Private Access</w:t>
      </w:r>
    </w:p>
    <w:p w14:paraId="4D380CF4" w14:textId="77777777" w:rsidR="00EC375C" w:rsidRDefault="009352C4">
      <w:pPr>
        <w:pStyle w:val="Heading4"/>
      </w:pPr>
      <w:bookmarkStart w:id="160" w:name="virtual-network-hierarchy"/>
      <w:r>
        <w:t>Virtual Network Hierarchy</w:t>
      </w:r>
    </w:p>
    <w:p w14:paraId="7A55C461" w14:textId="77777777" w:rsidR="00EC375C" w:rsidRDefault="009352C4">
      <w:pPr>
        <w:pStyle w:val="FirstParagraph"/>
      </w:pPr>
      <w:r>
        <w:t xml:space="preserve">An Azure virtual network is </w:t>
      </w:r>
      <w:proofErr w:type="gramStart"/>
      <w:r>
        <w:t>similar to</w:t>
      </w:r>
      <w:proofErr w:type="gramEnd"/>
      <w:r>
        <w:t xml:space="preserve"> a network deployed on-premises: it provides network isolation for workloads. Each virtual network has a private IP allocation block. Choosing an allocation block is an important consideration, especially if your environment requires multiple virtual networks to be joined: the allocation blocks of the virtual networks cannot overlap. It is best practice to choose allocation blocks from </w:t>
      </w:r>
      <w:hyperlink r:id="rId147">
        <w:r>
          <w:rPr>
            <w:rStyle w:val="FootnoteReference"/>
          </w:rPr>
          <w:t>RFC 1918.</w:t>
        </w:r>
      </w:hyperlink>
    </w:p>
    <w:p w14:paraId="475BB1FA" w14:textId="77777777" w:rsidR="00EC375C" w:rsidRDefault="009352C4">
      <w:pPr>
        <w:pStyle w:val="BlockText"/>
      </w:pPr>
      <w:r>
        <w:rPr>
          <w:b/>
          <w:bCs/>
        </w:rPr>
        <w:t>Note</w:t>
      </w:r>
      <w:r>
        <w:t xml:space="preserve">: When deploying a resource such as a VM into a virtual network, the virtual network must </w:t>
      </w:r>
      <w:proofErr w:type="gramStart"/>
      <w:r>
        <w:t>be located in</w:t>
      </w:r>
      <w:proofErr w:type="gramEnd"/>
      <w:r>
        <w:t xml:space="preserve"> the same region and Azure subscription as the Azure resource. Review the </w:t>
      </w:r>
      <w:hyperlink r:id="rId148">
        <w:r>
          <w:rPr>
            <w:rStyle w:val="FootnoteReference"/>
          </w:rPr>
          <w:t>Introduction to Azure</w:t>
        </w:r>
      </w:hyperlink>
      <w:r>
        <w:t xml:space="preserve"> document for more information about regions and subscriptions.</w:t>
      </w:r>
    </w:p>
    <w:p w14:paraId="23C79DA9" w14:textId="77777777" w:rsidR="00EC375C" w:rsidRDefault="009352C4">
      <w:pPr>
        <w:pStyle w:val="FirstParagraph"/>
      </w:pPr>
      <w:r>
        <w:t>Each virtual network is further segmented into subnets. Subnets improve virtual network organization and security, just as they do on-premises.</w:t>
      </w:r>
    </w:p>
    <w:p w14:paraId="3BF82E11" w14:textId="77777777" w:rsidR="00EC375C" w:rsidRDefault="009352C4">
      <w:pPr>
        <w:pStyle w:val="BodyText"/>
      </w:pPr>
      <w:r>
        <w:t xml:space="preserve">Virtual networks are joined through </w:t>
      </w:r>
      <w:r>
        <w:rPr>
          <w:i/>
          <w:iCs/>
        </w:rPr>
        <w:t>peering</w:t>
      </w:r>
      <w:r>
        <w:t>. The peered virtual networks can reside in the same or different Azure regions.</w:t>
      </w:r>
    </w:p>
    <w:p w14:paraId="3B0C1B91" w14:textId="77777777" w:rsidR="00EC375C" w:rsidRDefault="009352C4">
      <w:pPr>
        <w:pStyle w:val="BodyText"/>
      </w:pPr>
      <w:r>
        <w:t xml:space="preserve">Lastly, note that it is possible to access resources in a virtual network from on-premises. Some organizations opt to use VPN connections through </w:t>
      </w:r>
      <w:hyperlink r:id="rId149">
        <w:r>
          <w:rPr>
            <w:rStyle w:val="FootnoteReference"/>
          </w:rPr>
          <w:t>Azure VPN Gateway</w:t>
        </w:r>
      </w:hyperlink>
      <w:r>
        <w:t xml:space="preserve">, which sends encrypted traffic over the Internet. Others opt for </w:t>
      </w:r>
      <w:hyperlink r:id="rId150">
        <w:r>
          <w:rPr>
            <w:rStyle w:val="FootnoteReference"/>
          </w:rPr>
          <w:t>Azure ExpressRoute</w:t>
        </w:r>
      </w:hyperlink>
      <w:r>
        <w:t>, which establishes a private connection to Azure through a service provider.</w:t>
      </w:r>
    </w:p>
    <w:p w14:paraId="5A8A57E6" w14:textId="77777777" w:rsidR="00EC375C" w:rsidRDefault="009352C4">
      <w:pPr>
        <w:pStyle w:val="Heading5"/>
      </w:pPr>
      <w:bookmarkStart w:id="161" w:name="more-information-on-virtual-networks"/>
      <w:r>
        <w:t>More Information on Virtual Networks</w:t>
      </w:r>
    </w:p>
    <w:p w14:paraId="085B04AD" w14:textId="77777777" w:rsidR="00EC375C" w:rsidRDefault="000500BB">
      <w:pPr>
        <w:pStyle w:val="Compact"/>
        <w:numPr>
          <w:ilvl w:val="0"/>
          <w:numId w:val="34"/>
        </w:numPr>
      </w:pPr>
      <w:hyperlink r:id="rId151">
        <w:r w:rsidR="009352C4">
          <w:rPr>
            <w:rStyle w:val="FootnoteReference"/>
          </w:rPr>
          <w:t>Introduction to Azure Virtual Networks</w:t>
        </w:r>
      </w:hyperlink>
    </w:p>
    <w:p w14:paraId="26CF0677" w14:textId="77777777" w:rsidR="00EC375C" w:rsidRDefault="009352C4">
      <w:pPr>
        <w:pStyle w:val="Compact"/>
        <w:numPr>
          <w:ilvl w:val="0"/>
          <w:numId w:val="34"/>
        </w:numPr>
      </w:pPr>
      <w:r>
        <w:t>Creating virtual networks</w:t>
      </w:r>
    </w:p>
    <w:p w14:paraId="6F37BDBF" w14:textId="77777777" w:rsidR="00EC375C" w:rsidRDefault="000500BB">
      <w:pPr>
        <w:pStyle w:val="Compact"/>
        <w:numPr>
          <w:ilvl w:val="1"/>
          <w:numId w:val="35"/>
        </w:numPr>
      </w:pPr>
      <w:hyperlink r:id="rId152">
        <w:r w:rsidR="009352C4">
          <w:rPr>
            <w:rStyle w:val="FootnoteReference"/>
          </w:rPr>
          <w:t>Portal</w:t>
        </w:r>
      </w:hyperlink>
    </w:p>
    <w:p w14:paraId="48774345" w14:textId="77777777" w:rsidR="00EC375C" w:rsidRDefault="000500BB">
      <w:pPr>
        <w:pStyle w:val="Compact"/>
        <w:numPr>
          <w:ilvl w:val="1"/>
          <w:numId w:val="35"/>
        </w:numPr>
      </w:pPr>
      <w:hyperlink r:id="rId153">
        <w:r w:rsidR="009352C4">
          <w:rPr>
            <w:rStyle w:val="FootnoteReference"/>
          </w:rPr>
          <w:t>PowerShell</w:t>
        </w:r>
      </w:hyperlink>
    </w:p>
    <w:p w14:paraId="225C83B6" w14:textId="77777777" w:rsidR="00EC375C" w:rsidRDefault="000500BB">
      <w:pPr>
        <w:pStyle w:val="Compact"/>
        <w:numPr>
          <w:ilvl w:val="1"/>
          <w:numId w:val="35"/>
        </w:numPr>
      </w:pPr>
      <w:hyperlink r:id="rId154">
        <w:r w:rsidR="009352C4">
          <w:rPr>
            <w:rStyle w:val="FootnoteReference"/>
          </w:rPr>
          <w:t>CLI</w:t>
        </w:r>
      </w:hyperlink>
    </w:p>
    <w:p w14:paraId="5235A832" w14:textId="77777777" w:rsidR="00EC375C" w:rsidRDefault="000500BB">
      <w:pPr>
        <w:pStyle w:val="Compact"/>
        <w:numPr>
          <w:ilvl w:val="1"/>
          <w:numId w:val="35"/>
        </w:numPr>
      </w:pPr>
      <w:hyperlink r:id="rId155">
        <w:r w:rsidR="009352C4">
          <w:rPr>
            <w:rStyle w:val="FootnoteReference"/>
          </w:rPr>
          <w:t>ARM Template</w:t>
        </w:r>
      </w:hyperlink>
    </w:p>
    <w:p w14:paraId="6F826026" w14:textId="77777777" w:rsidR="00EC375C" w:rsidRDefault="009352C4">
      <w:pPr>
        <w:pStyle w:val="Heading4"/>
      </w:pPr>
      <w:bookmarkStart w:id="162" w:name="flexible-server-1"/>
      <w:bookmarkEnd w:id="160"/>
      <w:bookmarkEnd w:id="161"/>
      <w:r>
        <w:t>Flexible Server</w:t>
      </w:r>
    </w:p>
    <w:p w14:paraId="77AF97C6" w14:textId="77777777" w:rsidR="00EC375C" w:rsidRDefault="009352C4">
      <w:pPr>
        <w:pStyle w:val="FirstParagraph"/>
      </w:pPr>
      <w:r>
        <w:t xml:space="preserve">Flexible Server supports deployment into a virtual network for secure access. Specifically, the target subnet must be </w:t>
      </w:r>
      <w:r>
        <w:rPr>
          <w:i/>
          <w:iCs/>
        </w:rPr>
        <w:t>delegated</w:t>
      </w:r>
      <w:r>
        <w:t>, meaning that it can only contain Flexible Server instances. Because Flexible Server is deployed in the virtual network, it has a private IP address. Virtual networks can be integrated with a private DNS zone to support name resolution for the Flexible Server instance.</w:t>
      </w:r>
    </w:p>
    <w:p w14:paraId="265E7E71" w14:textId="77777777" w:rsidR="00EC375C" w:rsidRDefault="009352C4">
      <w:pPr>
        <w:pStyle w:val="BlockText"/>
      </w:pPr>
      <w:r>
        <w:rPr>
          <w:b/>
          <w:bCs/>
        </w:rPr>
        <w:t>Note</w:t>
      </w:r>
      <w:r>
        <w:t xml:space="preserve">: If the Flexible Server client, such as a VM, </w:t>
      </w:r>
      <w:proofErr w:type="gramStart"/>
      <w:r>
        <w:t>is located in</w:t>
      </w:r>
      <w:proofErr w:type="gramEnd"/>
      <w:r>
        <w:t xml:space="preserve"> a peered virtual network, then the private DNS zone created for the Flexible Server must also be integrated with the peered virtual network.</w:t>
      </w:r>
    </w:p>
    <w:p w14:paraId="1225841A" w14:textId="77777777" w:rsidR="00EC375C" w:rsidRDefault="009352C4">
      <w:pPr>
        <w:pStyle w:val="Heading5"/>
      </w:pPr>
      <w:bookmarkStart w:id="163" w:name="Xb7a304777e9dd2533c19b3f098b89251abdfbdc"/>
      <w:r>
        <w:t>Configuring Private Access for Flexible Server</w:t>
      </w:r>
    </w:p>
    <w:p w14:paraId="4449A51F" w14:textId="77777777" w:rsidR="00EC375C" w:rsidRDefault="000500BB">
      <w:pPr>
        <w:pStyle w:val="Compact"/>
        <w:numPr>
          <w:ilvl w:val="0"/>
          <w:numId w:val="36"/>
        </w:numPr>
      </w:pPr>
      <w:hyperlink r:id="rId156">
        <w:r w:rsidR="009352C4">
          <w:rPr>
            <w:rStyle w:val="FootnoteReference"/>
          </w:rPr>
          <w:t>Azure portal</w:t>
        </w:r>
      </w:hyperlink>
    </w:p>
    <w:p w14:paraId="585081A2" w14:textId="77777777" w:rsidR="00EC375C" w:rsidRDefault="000500BB">
      <w:pPr>
        <w:pStyle w:val="Compact"/>
        <w:numPr>
          <w:ilvl w:val="0"/>
          <w:numId w:val="36"/>
        </w:numPr>
      </w:pPr>
      <w:hyperlink r:id="rId157">
        <w:r w:rsidR="009352C4">
          <w:rPr>
            <w:rStyle w:val="FootnoteReference"/>
          </w:rPr>
          <w:t>Azure CLI</w:t>
        </w:r>
      </w:hyperlink>
    </w:p>
    <w:p w14:paraId="238A08DB" w14:textId="77777777" w:rsidR="00EC375C" w:rsidRDefault="009352C4">
      <w:pPr>
        <w:pStyle w:val="Heading4"/>
      </w:pPr>
      <w:bookmarkStart w:id="164" w:name="single-server-1"/>
      <w:bookmarkEnd w:id="162"/>
      <w:bookmarkEnd w:id="163"/>
      <w:r>
        <w:t>Single Server</w:t>
      </w:r>
    </w:p>
    <w:p w14:paraId="01828DB5" w14:textId="77777777" w:rsidR="00EC375C" w:rsidRDefault="009352C4">
      <w:pPr>
        <w:pStyle w:val="FirstParagraph"/>
      </w:pPr>
      <w:r>
        <w:t xml:space="preserve">Private Access from Single Server can be accomplished through (1) </w:t>
      </w:r>
      <w:r>
        <w:rPr>
          <w:i/>
          <w:iCs/>
        </w:rPr>
        <w:t>Service Endpoints</w:t>
      </w:r>
      <w:r>
        <w:t xml:space="preserve"> or (2) </w:t>
      </w:r>
      <w:r>
        <w:rPr>
          <w:i/>
          <w:iCs/>
        </w:rPr>
        <w:t>Private Link</w:t>
      </w:r>
      <w:r>
        <w:t xml:space="preserve">; Single Server does not natively support virtual networks like Flexible Server. </w:t>
      </w:r>
      <w:proofErr w:type="gramStart"/>
      <w:r>
        <w:t>Both of these</w:t>
      </w:r>
      <w:proofErr w:type="gramEnd"/>
      <w:r>
        <w:t xml:space="preserve"> methods require the General Purpose or Memory Optimized tier.</w:t>
      </w:r>
    </w:p>
    <w:p w14:paraId="08830B8F" w14:textId="77777777" w:rsidR="00EC375C" w:rsidRDefault="009352C4">
      <w:pPr>
        <w:pStyle w:val="BodyText"/>
      </w:pPr>
      <w:r>
        <w:t xml:space="preserve">Service Endpoints only allow traffic from a given virtual network to access MySQL Single Server. Service endpoints are intended for Azure resources without public IPs, like VMs deployed in a virtual network, to access PaaS services securely. However, traffic leaves the virtual network, as shown in the image below, and access still occurs through the service public endpoint. In this image, </w:t>
      </w:r>
      <w:proofErr w:type="spellStart"/>
      <w:r>
        <w:rPr>
          <w:rStyle w:val="VerbatimChar"/>
        </w:rPr>
        <w:t>HDISubnet</w:t>
      </w:r>
      <w:proofErr w:type="spellEnd"/>
      <w:r>
        <w:t xml:space="preserve"> and </w:t>
      </w:r>
      <w:proofErr w:type="spellStart"/>
      <w:r>
        <w:rPr>
          <w:rStyle w:val="VerbatimChar"/>
        </w:rPr>
        <w:t>BackEndSubnet</w:t>
      </w:r>
      <w:proofErr w:type="spellEnd"/>
      <w:r>
        <w:t xml:space="preserve"> have been configured for access by ACLs in the Single Server instances, but </w:t>
      </w:r>
      <w:proofErr w:type="spellStart"/>
      <w:r>
        <w:rPr>
          <w:rStyle w:val="VerbatimChar"/>
        </w:rPr>
        <w:t>FrontEndSubnet</w:t>
      </w:r>
      <w:proofErr w:type="spellEnd"/>
      <w:r>
        <w:t xml:space="preserve"> has not.</w:t>
      </w:r>
    </w:p>
    <w:p w14:paraId="265F2646" w14:textId="77777777" w:rsidR="00EC375C" w:rsidRDefault="009352C4">
      <w:pPr>
        <w:pStyle w:val="Figure"/>
      </w:pPr>
      <w:r>
        <w:rPr>
          <w:noProof/>
        </w:rPr>
        <w:drawing>
          <wp:inline distT="0" distB="0" distL="0" distR="0" wp14:anchorId="27E7EAC5" wp14:editId="07265B44">
            <wp:extent cx="5334000" cy="4658590"/>
            <wp:effectExtent l="0" t="0" r="0" b="0"/>
            <wp:docPr id="289" name="Picture" descr="This image demonstrates how VNet service endpoints allow access to Single Server, but data leaves the virtual network." title="Service endpoints and Single Server"/>
            <wp:cNvGraphicFramePr/>
            <a:graphic xmlns:a="http://schemas.openxmlformats.org/drawingml/2006/main">
              <a:graphicData uri="http://schemas.openxmlformats.org/drawingml/2006/picture">
                <pic:pic xmlns:pic="http://schemas.openxmlformats.org/drawingml/2006/picture">
                  <pic:nvPicPr>
                    <pic:cNvPr id="290" name="Picture" descr="./media/vnet-concept.png"/>
                    <pic:cNvPicPr>
                      <a:picLocks noChangeAspect="1" noChangeArrowheads="1"/>
                    </pic:cNvPicPr>
                  </pic:nvPicPr>
                  <pic:blipFill>
                    <a:blip r:embed="rId158"/>
                    <a:stretch>
                      <a:fillRect/>
                    </a:stretch>
                  </pic:blipFill>
                  <pic:spPr bwMode="auto">
                    <a:xfrm>
                      <a:off x="0" y="0"/>
                      <a:ext cx="5334000" cy="4658590"/>
                    </a:xfrm>
                    <a:prstGeom prst="rect">
                      <a:avLst/>
                    </a:prstGeom>
                    <a:noFill/>
                    <a:ln w="9525">
                      <a:noFill/>
                      <a:headEnd/>
                      <a:tailEnd/>
                    </a:ln>
                  </pic:spPr>
                </pic:pic>
              </a:graphicData>
            </a:graphic>
          </wp:inline>
        </w:drawing>
      </w:r>
    </w:p>
    <w:p w14:paraId="2B4C08AF" w14:textId="77777777" w:rsidR="00EC375C" w:rsidRDefault="009352C4">
      <w:pPr>
        <w:pStyle w:val="TableCaption"/>
      </w:pPr>
      <w:r>
        <w:t xml:space="preserve">This image demonstrates how </w:t>
      </w:r>
      <w:proofErr w:type="spellStart"/>
      <w:r>
        <w:t>VNet</w:t>
      </w:r>
      <w:proofErr w:type="spellEnd"/>
      <w:r>
        <w:t xml:space="preserve"> service endpoints allow access to Single Server, but data leaves the virtual network.</w:t>
      </w:r>
    </w:p>
    <w:p w14:paraId="1EF5FB14" w14:textId="77777777" w:rsidR="00EC375C" w:rsidRDefault="009352C4">
      <w:pPr>
        <w:pStyle w:val="BodyText"/>
      </w:pPr>
      <w:r>
        <w:t xml:space="preserve">Private Link uses </w:t>
      </w:r>
      <w:r>
        <w:rPr>
          <w:i/>
          <w:iCs/>
        </w:rPr>
        <w:t>Private Endpoints</w:t>
      </w:r>
      <w:r>
        <w:t xml:space="preserve"> to replace public resource endpoints with private network interfaces accessible through private IP addresses. Unlike Service Endpoints, all network traffic is contained within the virtual network.</w:t>
      </w:r>
    </w:p>
    <w:p w14:paraId="5DADF3C3" w14:textId="2426DC8B" w:rsidR="00EC375C" w:rsidRDefault="009352C4">
      <w:pPr>
        <w:pStyle w:val="BodyText"/>
      </w:pPr>
      <w:r>
        <w:t xml:space="preserve">In the image below, since public access is disabled, access can only occur through the private endpoint in the </w:t>
      </w:r>
      <w:r>
        <w:rPr>
          <w:rStyle w:val="VerbatimChar"/>
        </w:rPr>
        <w:t>PGVMNET-EUS</w:t>
      </w:r>
      <w:r>
        <w:t xml:space="preserve"> virtual network. Other Azure virtual networks, including those in other regions, like </w:t>
      </w:r>
      <w:r>
        <w:rPr>
          <w:rStyle w:val="VerbatimChar"/>
        </w:rPr>
        <w:t>VMNET-WUS</w:t>
      </w:r>
      <w:r>
        <w:t xml:space="preserve">, can be peered to the virtual network with the private endpoint. On-premises </w:t>
      </w:r>
      <w:r w:rsidR="003E2777">
        <w:t>networks</w:t>
      </w:r>
      <w:r>
        <w:t xml:space="preserve"> can also be joined to Azure virtual networks, as explained previously.</w:t>
      </w:r>
    </w:p>
    <w:p w14:paraId="756D5897" w14:textId="77777777" w:rsidR="00EC375C" w:rsidRDefault="009352C4">
      <w:pPr>
        <w:pStyle w:val="Figure"/>
      </w:pPr>
      <w:r>
        <w:rPr>
          <w:noProof/>
        </w:rPr>
        <w:drawing>
          <wp:inline distT="0" distB="0" distL="0" distR="0" wp14:anchorId="6587EF0E" wp14:editId="2AEAE47F">
            <wp:extent cx="5334000" cy="3035107"/>
            <wp:effectExtent l="0" t="0" r="0" b="0"/>
            <wp:docPr id="292" name="Picture" descr="This image explains how private endpoints work to bring PaaS services into virtual networks." title="Private endpoints"/>
            <wp:cNvGraphicFramePr/>
            <a:graphic xmlns:a="http://schemas.openxmlformats.org/drawingml/2006/main">
              <a:graphicData uri="http://schemas.openxmlformats.org/drawingml/2006/picture">
                <pic:pic xmlns:pic="http://schemas.openxmlformats.org/drawingml/2006/picture">
                  <pic:nvPicPr>
                    <pic:cNvPr id="293" name="Picture" descr="./media/show-private-link-overview.png"/>
                    <pic:cNvPicPr>
                      <a:picLocks noChangeAspect="1" noChangeArrowheads="1"/>
                    </pic:cNvPicPr>
                  </pic:nvPicPr>
                  <pic:blipFill>
                    <a:blip r:embed="rId159"/>
                    <a:stretch>
                      <a:fillRect/>
                    </a:stretch>
                  </pic:blipFill>
                  <pic:spPr bwMode="auto">
                    <a:xfrm>
                      <a:off x="0" y="0"/>
                      <a:ext cx="5334000" cy="3035107"/>
                    </a:xfrm>
                    <a:prstGeom prst="rect">
                      <a:avLst/>
                    </a:prstGeom>
                    <a:noFill/>
                    <a:ln w="9525">
                      <a:noFill/>
                      <a:headEnd/>
                      <a:tailEnd/>
                    </a:ln>
                  </pic:spPr>
                </pic:pic>
              </a:graphicData>
            </a:graphic>
          </wp:inline>
        </w:drawing>
      </w:r>
    </w:p>
    <w:p w14:paraId="7EEC8BCB" w14:textId="77777777" w:rsidR="00EC375C" w:rsidRDefault="009352C4">
      <w:pPr>
        <w:pStyle w:val="TableCaption"/>
      </w:pPr>
      <w:r>
        <w:t>This image explains how private endpoints work to bring PaaS services into virtual networks.</w:t>
      </w:r>
    </w:p>
    <w:p w14:paraId="53BBDD29" w14:textId="77777777" w:rsidR="00EC375C" w:rsidRDefault="009352C4">
      <w:pPr>
        <w:pStyle w:val="Heading5"/>
      </w:pPr>
      <w:bookmarkStart w:id="165" w:name="Xb5ef7c71b0a4d473cc95ff03d3edaa7d4232724"/>
      <w:r>
        <w:t>Configuring Private Access for Single Server</w:t>
      </w:r>
    </w:p>
    <w:p w14:paraId="692055D1" w14:textId="77777777" w:rsidR="00EC375C" w:rsidRDefault="009352C4">
      <w:pPr>
        <w:pStyle w:val="Compact"/>
        <w:numPr>
          <w:ilvl w:val="0"/>
          <w:numId w:val="37"/>
        </w:numPr>
      </w:pPr>
      <w:r>
        <w:t>Service Endpoints</w:t>
      </w:r>
    </w:p>
    <w:p w14:paraId="188930A8" w14:textId="77777777" w:rsidR="00EC375C" w:rsidRDefault="000500BB">
      <w:pPr>
        <w:pStyle w:val="Compact"/>
        <w:numPr>
          <w:ilvl w:val="1"/>
          <w:numId w:val="38"/>
        </w:numPr>
      </w:pPr>
      <w:hyperlink r:id="rId160">
        <w:r w:rsidR="009352C4">
          <w:rPr>
            <w:rStyle w:val="FootnoteReference"/>
          </w:rPr>
          <w:t>Portal</w:t>
        </w:r>
      </w:hyperlink>
    </w:p>
    <w:p w14:paraId="621C6EED" w14:textId="77777777" w:rsidR="00EC375C" w:rsidRDefault="000500BB">
      <w:pPr>
        <w:pStyle w:val="Compact"/>
        <w:numPr>
          <w:ilvl w:val="1"/>
          <w:numId w:val="38"/>
        </w:numPr>
      </w:pPr>
      <w:hyperlink r:id="rId161">
        <w:r w:rsidR="009352C4">
          <w:rPr>
            <w:rStyle w:val="FootnoteReference"/>
          </w:rPr>
          <w:t>CLI</w:t>
        </w:r>
      </w:hyperlink>
    </w:p>
    <w:p w14:paraId="77D86864" w14:textId="77777777" w:rsidR="00EC375C" w:rsidRDefault="009352C4">
      <w:pPr>
        <w:pStyle w:val="Compact"/>
        <w:numPr>
          <w:ilvl w:val="0"/>
          <w:numId w:val="37"/>
        </w:numPr>
      </w:pPr>
      <w:r>
        <w:t>Private Link</w:t>
      </w:r>
    </w:p>
    <w:p w14:paraId="4429AC8E" w14:textId="77777777" w:rsidR="00EC375C" w:rsidRDefault="000500BB">
      <w:pPr>
        <w:pStyle w:val="Compact"/>
        <w:numPr>
          <w:ilvl w:val="1"/>
          <w:numId w:val="39"/>
        </w:numPr>
      </w:pPr>
      <w:hyperlink r:id="rId162">
        <w:r w:rsidR="009352C4">
          <w:rPr>
            <w:rStyle w:val="FootnoteReference"/>
          </w:rPr>
          <w:t>Portal</w:t>
        </w:r>
      </w:hyperlink>
    </w:p>
    <w:p w14:paraId="0DCD908A" w14:textId="77777777" w:rsidR="00EC375C" w:rsidRDefault="000500BB">
      <w:pPr>
        <w:pStyle w:val="Compact"/>
        <w:numPr>
          <w:ilvl w:val="1"/>
          <w:numId w:val="39"/>
        </w:numPr>
      </w:pPr>
      <w:hyperlink r:id="rId163">
        <w:r w:rsidR="009352C4">
          <w:rPr>
            <w:rStyle w:val="FootnoteReference"/>
          </w:rPr>
          <w:t>CLI</w:t>
        </w:r>
      </w:hyperlink>
    </w:p>
    <w:p w14:paraId="222EC684" w14:textId="77777777" w:rsidR="00EC375C" w:rsidRDefault="009352C4">
      <w:pPr>
        <w:pStyle w:val="Heading2"/>
      </w:pPr>
      <w:bookmarkStart w:id="166" w:name="_Toc91504983"/>
      <w:bookmarkStart w:id="167" w:name="X4439592ce13a1f57190e58686e862dea3a687e3"/>
      <w:bookmarkEnd w:id="156"/>
      <w:bookmarkEnd w:id="159"/>
      <w:bookmarkEnd w:id="164"/>
      <w:bookmarkEnd w:id="165"/>
      <w:r>
        <w:t>Networking Best Practices for Flexible Server</w:t>
      </w:r>
      <w:bookmarkEnd w:id="166"/>
    </w:p>
    <w:p w14:paraId="77827B42" w14:textId="77777777" w:rsidR="00EC375C" w:rsidRDefault="009352C4">
      <w:pPr>
        <w:pStyle w:val="Compact"/>
        <w:numPr>
          <w:ilvl w:val="0"/>
          <w:numId w:val="40"/>
        </w:numPr>
      </w:pPr>
      <w:r>
        <w:t xml:space="preserve">If you are deploying your application in an Azure region that supports </w:t>
      </w:r>
      <w:r>
        <w:rPr>
          <w:i/>
          <w:iCs/>
        </w:rPr>
        <w:t>Availability Zones</w:t>
      </w:r>
      <w:r>
        <w:t>, deploy your application and the Flexible Server instance in the same zone to minimize latency</w:t>
      </w:r>
    </w:p>
    <w:p w14:paraId="63BF93DA" w14:textId="77777777" w:rsidR="00EC375C" w:rsidRDefault="009352C4">
      <w:pPr>
        <w:pStyle w:val="BlockText"/>
      </w:pPr>
      <w:r>
        <w:t xml:space="preserve">For a review of availability zones, consult the </w:t>
      </w:r>
      <w:hyperlink r:id="rId164">
        <w:r>
          <w:rPr>
            <w:rStyle w:val="FootnoteReference"/>
          </w:rPr>
          <w:t>Introduction to Azure Database for MySQL</w:t>
        </w:r>
      </w:hyperlink>
      <w:r>
        <w:t xml:space="preserve"> document.</w:t>
      </w:r>
    </w:p>
    <w:p w14:paraId="4797FC38" w14:textId="77777777" w:rsidR="00EC375C" w:rsidRDefault="009352C4">
      <w:pPr>
        <w:numPr>
          <w:ilvl w:val="0"/>
          <w:numId w:val="41"/>
        </w:numPr>
      </w:pPr>
      <w:r>
        <w:t xml:space="preserve">Organize the components of your application into multiple virtual networks, such as in a </w:t>
      </w:r>
      <w:hyperlink r:id="rId165">
        <w:r>
          <w:rPr>
            <w:rStyle w:val="FootnoteReference"/>
          </w:rPr>
          <w:t>hub and spoke configuration.</w:t>
        </w:r>
      </w:hyperlink>
      <w:r>
        <w:t xml:space="preserve"> Employ virtual network peering or VPN Gateways to join the application’s virtual networks.</w:t>
      </w:r>
    </w:p>
    <w:p w14:paraId="2CB3CB02" w14:textId="29B22235" w:rsidR="00EC375C" w:rsidRDefault="009352C4">
      <w:pPr>
        <w:numPr>
          <w:ilvl w:val="0"/>
          <w:numId w:val="41"/>
        </w:numPr>
      </w:pPr>
      <w:r>
        <w:t xml:space="preserve">Configure data protection </w:t>
      </w:r>
      <w:r w:rsidR="003E2777">
        <w:t>at rest</w:t>
      </w:r>
      <w:r>
        <w:t xml:space="preserve"> and </w:t>
      </w:r>
      <w:r w:rsidR="003E2777">
        <w:t>in motion</w:t>
      </w:r>
      <w:r>
        <w:t xml:space="preserve"> (see the </w:t>
      </w:r>
      <w:hyperlink r:id="rId166">
        <w:r>
          <w:rPr>
            <w:rStyle w:val="FootnoteReference"/>
          </w:rPr>
          <w:t>Security and Compliance document</w:t>
        </w:r>
      </w:hyperlink>
      <w:r>
        <w:t>).</w:t>
      </w:r>
    </w:p>
    <w:p w14:paraId="087FDD54" w14:textId="77777777" w:rsidR="00EC375C" w:rsidRDefault="000500BB">
      <w:pPr>
        <w:numPr>
          <w:ilvl w:val="0"/>
          <w:numId w:val="41"/>
        </w:numPr>
      </w:pPr>
      <w:hyperlink r:id="rId167">
        <w:r w:rsidR="009352C4">
          <w:rPr>
            <w:rStyle w:val="FootnoteReference"/>
          </w:rPr>
          <w:t>General Azure Networking Best Practices</w:t>
        </w:r>
      </w:hyperlink>
    </w:p>
    <w:p w14:paraId="2C5A8B93" w14:textId="77777777" w:rsidR="00EC375C" w:rsidRDefault="009352C4">
      <w:pPr>
        <w:pStyle w:val="Compact"/>
        <w:numPr>
          <w:ilvl w:val="1"/>
          <w:numId w:val="42"/>
        </w:numPr>
      </w:pPr>
      <w:r>
        <w:t>Determine IP addressing &amp; subnetting</w:t>
      </w:r>
    </w:p>
    <w:p w14:paraId="28A958C0" w14:textId="77777777" w:rsidR="00EC375C" w:rsidRDefault="009352C4">
      <w:pPr>
        <w:pStyle w:val="Compact"/>
        <w:numPr>
          <w:ilvl w:val="1"/>
          <w:numId w:val="42"/>
        </w:numPr>
      </w:pPr>
      <w:r>
        <w:t>Determine DNS setup and whether forwarders are needed</w:t>
      </w:r>
    </w:p>
    <w:p w14:paraId="03BE8922" w14:textId="77777777" w:rsidR="00EC375C" w:rsidRDefault="009352C4">
      <w:pPr>
        <w:pStyle w:val="Compact"/>
        <w:numPr>
          <w:ilvl w:val="1"/>
          <w:numId w:val="42"/>
        </w:numPr>
      </w:pPr>
      <w:r>
        <w:t>Employ tools like network security groups to secure traffic within and between subnets</w:t>
      </w:r>
    </w:p>
    <w:p w14:paraId="3F9F867D" w14:textId="77777777" w:rsidR="00EC375C" w:rsidRDefault="009352C4">
      <w:pPr>
        <w:pStyle w:val="Heading1"/>
      </w:pPr>
      <w:bookmarkStart w:id="168" w:name="_Toc91504984"/>
      <w:bookmarkStart w:id="169" w:name="server-parameters"/>
      <w:bookmarkEnd w:id="154"/>
      <w:bookmarkEnd w:id="167"/>
      <w:r>
        <w:t>Server Parameters</w:t>
      </w:r>
      <w:bookmarkEnd w:id="168"/>
    </w:p>
    <w:p w14:paraId="65F73888" w14:textId="1052A9EA" w:rsidR="00EC375C" w:rsidRDefault="009352C4">
      <w:pPr>
        <w:pStyle w:val="FirstParagraph"/>
      </w:pPr>
      <w:r>
        <w:t xml:space="preserve">MySQL server parameters allow developers to optimize the MySQL engine for their applications. Azure exposes a subset of these parameters. Some parameters that cannot be configured at the </w:t>
      </w:r>
      <w:r w:rsidR="003E2777">
        <w:t>server level</w:t>
      </w:r>
      <w:r>
        <w:t xml:space="preserve"> can be configured at the </w:t>
      </w:r>
      <w:r w:rsidR="003E2777">
        <w:t>connection level</w:t>
      </w:r>
      <w:r>
        <w:t xml:space="preserve">. Moreover, </w:t>
      </w:r>
      <w:r>
        <w:rPr>
          <w:i/>
          <w:iCs/>
        </w:rPr>
        <w:t>dynamic</w:t>
      </w:r>
      <w:r>
        <w:t xml:space="preserve"> parameters can be changed without restarting the server, while modifying </w:t>
      </w:r>
      <w:r>
        <w:rPr>
          <w:i/>
          <w:iCs/>
        </w:rPr>
        <w:t>static</w:t>
      </w:r>
      <w:r>
        <w:t xml:space="preserve"> parameters warrants a restart.</w:t>
      </w:r>
    </w:p>
    <w:p w14:paraId="5840B26A" w14:textId="77777777" w:rsidR="00EC375C" w:rsidRDefault="009352C4">
      <w:pPr>
        <w:pStyle w:val="BodyText"/>
      </w:pPr>
      <w:r>
        <w:t xml:space="preserve">One of the advantages of Flexible Server is its versatility. Some important exposed parameters are listed below, and the instance’s storage and compute tiers affect the possible parameter values. Consult the </w:t>
      </w:r>
      <w:hyperlink r:id="rId168">
        <w:r>
          <w:rPr>
            <w:rStyle w:val="FootnoteReference"/>
          </w:rPr>
          <w:t>Microsoft documentation</w:t>
        </w:r>
      </w:hyperlink>
      <w:r>
        <w:t xml:space="preserve"> for more information.</w:t>
      </w:r>
    </w:p>
    <w:p w14:paraId="450973C2" w14:textId="77777777" w:rsidR="00EC375C" w:rsidRDefault="000500BB">
      <w:pPr>
        <w:numPr>
          <w:ilvl w:val="0"/>
          <w:numId w:val="43"/>
        </w:numPr>
      </w:pPr>
      <w:hyperlink r:id="rId169" w:anchor="sysvar_log_bin_trust_function_creators">
        <w:proofErr w:type="spellStart"/>
        <w:r w:rsidR="009352C4">
          <w:rPr>
            <w:rStyle w:val="FootnoteReference"/>
          </w:rPr>
          <w:t>log_bin_trust_function_creators</w:t>
        </w:r>
        <w:proofErr w:type="spellEnd"/>
      </w:hyperlink>
      <w:r w:rsidR="009352C4">
        <w:t xml:space="preserve"> is enabled by default and indicates whether users can create triggers</w:t>
      </w:r>
    </w:p>
    <w:p w14:paraId="16AABEDB" w14:textId="77777777" w:rsidR="00EC375C" w:rsidRDefault="000500BB">
      <w:pPr>
        <w:numPr>
          <w:ilvl w:val="0"/>
          <w:numId w:val="43"/>
        </w:numPr>
      </w:pPr>
      <w:hyperlink r:id="rId170" w:anchor="sysvar_innodb_buffer_pool_size">
        <w:proofErr w:type="spellStart"/>
        <w:r w:rsidR="009352C4">
          <w:rPr>
            <w:rStyle w:val="FootnoteReference"/>
          </w:rPr>
          <w:t>innodb_buffer_pool_size</w:t>
        </w:r>
        <w:proofErr w:type="spellEnd"/>
      </w:hyperlink>
      <w:r w:rsidR="009352C4">
        <w:t xml:space="preserve"> indicates the size of the buffer pool, a cache for tables and indexes</w:t>
      </w:r>
    </w:p>
    <w:p w14:paraId="2F68A82F" w14:textId="77777777" w:rsidR="00EC375C" w:rsidRDefault="009352C4">
      <w:pPr>
        <w:pStyle w:val="BlockText"/>
        <w:numPr>
          <w:ilvl w:val="0"/>
          <w:numId w:val="1"/>
        </w:numPr>
      </w:pPr>
      <w:r>
        <w:t xml:space="preserve">For this parameter, consult the </w:t>
      </w:r>
      <w:hyperlink r:id="rId171">
        <w:r>
          <w:rPr>
            <w:rStyle w:val="FootnoteReference"/>
          </w:rPr>
          <w:t>Microsoft documentation</w:t>
        </w:r>
      </w:hyperlink>
      <w:r>
        <w:t>, as database compute tier affects the parameter value range</w:t>
      </w:r>
    </w:p>
    <w:p w14:paraId="5D08D7A2" w14:textId="77777777" w:rsidR="00EC375C" w:rsidRDefault="000500BB">
      <w:pPr>
        <w:numPr>
          <w:ilvl w:val="0"/>
          <w:numId w:val="43"/>
        </w:numPr>
      </w:pPr>
      <w:hyperlink r:id="rId172" w:anchor="sysvar_innodb_file_per_table">
        <w:proofErr w:type="spellStart"/>
        <w:r w:rsidR="009352C4">
          <w:rPr>
            <w:rStyle w:val="FootnoteReference"/>
          </w:rPr>
          <w:t>innodb_file_per_table</w:t>
        </w:r>
        <w:proofErr w:type="spellEnd"/>
      </w:hyperlink>
      <w:r w:rsidR="009352C4">
        <w:t xml:space="preserve"> affects where table and index data are stored</w:t>
      </w:r>
    </w:p>
    <w:p w14:paraId="37454369" w14:textId="77777777" w:rsidR="00EC375C" w:rsidRDefault="009352C4">
      <w:pPr>
        <w:pStyle w:val="FirstParagraph"/>
      </w:pPr>
      <w:r>
        <w:t xml:space="preserve">Azure Database for MySQL Single Server includes support for the three server parameters listed above. For a comprehensive list of Single Server’s supported parameters, consult the </w:t>
      </w:r>
      <w:hyperlink r:id="rId173">
        <w:r>
          <w:rPr>
            <w:rStyle w:val="FootnoteReference"/>
          </w:rPr>
          <w:t>Microsoft documentation.</w:t>
        </w:r>
      </w:hyperlink>
    </w:p>
    <w:p w14:paraId="7737D9A6" w14:textId="77777777" w:rsidR="00EC375C" w:rsidRDefault="009352C4">
      <w:pPr>
        <w:pStyle w:val="Heading2"/>
      </w:pPr>
      <w:bookmarkStart w:id="170" w:name="_Toc91504985"/>
      <w:bookmarkStart w:id="171" w:name="tools-to-set-server-parameters"/>
      <w:r>
        <w:t>Tools to Set Server Parameters</w:t>
      </w:r>
      <w:bookmarkEnd w:id="170"/>
    </w:p>
    <w:p w14:paraId="34A5B296" w14:textId="77777777" w:rsidR="00EC375C" w:rsidRDefault="009352C4">
      <w:pPr>
        <w:pStyle w:val="FirstParagraph"/>
      </w:pPr>
      <w:r>
        <w:t>Standard Azure management tools, like the Azure portal, Azure CLI, and Azure PowerShell, apply for configuring PaaS MySQL server parameters.</w:t>
      </w:r>
    </w:p>
    <w:p w14:paraId="53C0F2F1" w14:textId="77777777" w:rsidR="00EC375C" w:rsidRDefault="009352C4">
      <w:pPr>
        <w:pStyle w:val="Heading3"/>
      </w:pPr>
      <w:bookmarkStart w:id="172" w:name="flexible-server-guides"/>
      <w:r>
        <w:t>Flexible Server Guides</w:t>
      </w:r>
    </w:p>
    <w:p w14:paraId="2C34E836" w14:textId="77777777" w:rsidR="00EC375C" w:rsidRDefault="000500BB">
      <w:pPr>
        <w:pStyle w:val="Compact"/>
        <w:numPr>
          <w:ilvl w:val="0"/>
          <w:numId w:val="44"/>
        </w:numPr>
      </w:pPr>
      <w:hyperlink r:id="rId174">
        <w:r w:rsidR="009352C4">
          <w:rPr>
            <w:rStyle w:val="FootnoteReference"/>
          </w:rPr>
          <w:t>Azure portal</w:t>
        </w:r>
      </w:hyperlink>
    </w:p>
    <w:p w14:paraId="04BD1F3C" w14:textId="77777777" w:rsidR="00EC375C" w:rsidRDefault="000500BB">
      <w:pPr>
        <w:pStyle w:val="Compact"/>
        <w:numPr>
          <w:ilvl w:val="0"/>
          <w:numId w:val="44"/>
        </w:numPr>
      </w:pPr>
      <w:hyperlink r:id="rId175">
        <w:r w:rsidR="009352C4">
          <w:rPr>
            <w:rStyle w:val="FootnoteReference"/>
          </w:rPr>
          <w:t>Azure CLI</w:t>
        </w:r>
      </w:hyperlink>
    </w:p>
    <w:p w14:paraId="6663FC70" w14:textId="77777777" w:rsidR="00EC375C" w:rsidRDefault="009352C4">
      <w:pPr>
        <w:pStyle w:val="Heading3"/>
      </w:pPr>
      <w:bookmarkStart w:id="173" w:name="single-server-guides"/>
      <w:bookmarkEnd w:id="172"/>
      <w:r>
        <w:t>Single Server Guides</w:t>
      </w:r>
    </w:p>
    <w:p w14:paraId="24D84502" w14:textId="77777777" w:rsidR="00EC375C" w:rsidRDefault="000500BB">
      <w:pPr>
        <w:pStyle w:val="Compact"/>
        <w:numPr>
          <w:ilvl w:val="0"/>
          <w:numId w:val="45"/>
        </w:numPr>
      </w:pPr>
      <w:hyperlink r:id="rId176">
        <w:r w:rsidR="009352C4">
          <w:rPr>
            <w:rStyle w:val="FootnoteReference"/>
          </w:rPr>
          <w:t>Azure portal</w:t>
        </w:r>
      </w:hyperlink>
    </w:p>
    <w:p w14:paraId="17DC1BEB" w14:textId="77777777" w:rsidR="00EC375C" w:rsidRDefault="000500BB">
      <w:pPr>
        <w:pStyle w:val="Compact"/>
        <w:numPr>
          <w:ilvl w:val="0"/>
          <w:numId w:val="45"/>
        </w:numPr>
      </w:pPr>
      <w:hyperlink r:id="rId177">
        <w:r w:rsidR="009352C4">
          <w:rPr>
            <w:rStyle w:val="FootnoteReference"/>
          </w:rPr>
          <w:t>Azure CLI</w:t>
        </w:r>
      </w:hyperlink>
    </w:p>
    <w:p w14:paraId="7227D711" w14:textId="77777777" w:rsidR="00EC375C" w:rsidRDefault="000500BB">
      <w:pPr>
        <w:pStyle w:val="Compact"/>
        <w:numPr>
          <w:ilvl w:val="0"/>
          <w:numId w:val="45"/>
        </w:numPr>
      </w:pPr>
      <w:hyperlink r:id="rId178">
        <w:r w:rsidR="009352C4">
          <w:rPr>
            <w:rStyle w:val="FootnoteReference"/>
          </w:rPr>
          <w:t>Azure PowerShell</w:t>
        </w:r>
      </w:hyperlink>
    </w:p>
    <w:p w14:paraId="7D729910" w14:textId="77777777" w:rsidR="00EC375C" w:rsidRDefault="009352C4">
      <w:pPr>
        <w:pStyle w:val="Heading2"/>
      </w:pPr>
      <w:bookmarkStart w:id="174" w:name="_Toc91504986"/>
      <w:bookmarkStart w:id="175" w:name="server-parameters-best-practices"/>
      <w:bookmarkEnd w:id="171"/>
      <w:bookmarkEnd w:id="173"/>
      <w:r>
        <w:t>Server Parameters Best Practices</w:t>
      </w:r>
      <w:bookmarkEnd w:id="174"/>
    </w:p>
    <w:p w14:paraId="3066FE9D" w14:textId="77777777" w:rsidR="00EC375C" w:rsidRDefault="009352C4">
      <w:pPr>
        <w:pStyle w:val="FirstParagraph"/>
      </w:pPr>
      <w:r>
        <w:t>The server parameters below may provide performance improvements for your application. However, before modifying these values in production, verify that they yield performance improvements without compromising application stability.</w:t>
      </w:r>
    </w:p>
    <w:p w14:paraId="7A4293FD" w14:textId="77777777" w:rsidR="00EC375C" w:rsidRDefault="009352C4">
      <w:pPr>
        <w:pStyle w:val="Compact"/>
        <w:numPr>
          <w:ilvl w:val="0"/>
          <w:numId w:val="46"/>
        </w:numPr>
      </w:pPr>
      <w:r>
        <w:t xml:space="preserve">Enable thread pooling by setting </w:t>
      </w:r>
      <w:proofErr w:type="spellStart"/>
      <w:r>
        <w:rPr>
          <w:rStyle w:val="VerbatimChar"/>
        </w:rPr>
        <w:t>thread_handling</w:t>
      </w:r>
      <w:proofErr w:type="spellEnd"/>
      <w:r>
        <w:t xml:space="preserve"> to </w:t>
      </w:r>
      <w:r>
        <w:rPr>
          <w:rStyle w:val="VerbatimChar"/>
        </w:rPr>
        <w:t>pool-of-threads</w:t>
      </w:r>
      <w:r>
        <w:t>: Thread pooling improves concurrency by serving connections through a pool of worker threads, instead of creating a new thread to serve each connection. Enabling thread pooling improves performance for transactional workloads, as connections are short-lived</w:t>
      </w:r>
    </w:p>
    <w:p w14:paraId="673451A3" w14:textId="77777777" w:rsidR="00EC375C" w:rsidRDefault="009352C4">
      <w:pPr>
        <w:pStyle w:val="Compact"/>
        <w:numPr>
          <w:ilvl w:val="1"/>
          <w:numId w:val="47"/>
        </w:numPr>
      </w:pPr>
      <w:r>
        <w:t xml:space="preserve">The degree of concurrency is set through the </w:t>
      </w:r>
      <w:proofErr w:type="spellStart"/>
      <w:r>
        <w:rPr>
          <w:rStyle w:val="VerbatimChar"/>
        </w:rPr>
        <w:t>thread_pool_size</w:t>
      </w:r>
      <w:proofErr w:type="spellEnd"/>
      <w:r>
        <w:t xml:space="preserve"> parameter</w:t>
      </w:r>
    </w:p>
    <w:p w14:paraId="5D2CB673" w14:textId="77777777" w:rsidR="00EC375C" w:rsidRDefault="009352C4">
      <w:pPr>
        <w:pStyle w:val="Compact"/>
        <w:numPr>
          <w:ilvl w:val="1"/>
          <w:numId w:val="47"/>
        </w:numPr>
      </w:pPr>
      <w:r>
        <w:t>Only supported in MySQL 8.0</w:t>
      </w:r>
    </w:p>
    <w:p w14:paraId="17604A9F" w14:textId="77777777" w:rsidR="00EC375C" w:rsidRDefault="009352C4">
      <w:pPr>
        <w:pStyle w:val="Compact"/>
        <w:numPr>
          <w:ilvl w:val="1"/>
          <w:numId w:val="47"/>
        </w:numPr>
      </w:pPr>
      <w:r>
        <w:t xml:space="preserve">Read the associated </w:t>
      </w:r>
      <w:hyperlink r:id="rId179">
        <w:r>
          <w:rPr>
            <w:rStyle w:val="FootnoteReference"/>
          </w:rPr>
          <w:t xml:space="preserve">Microsoft </w:t>
        </w:r>
        <w:proofErr w:type="spellStart"/>
        <w:r>
          <w:rPr>
            <w:rStyle w:val="FootnoteReference"/>
          </w:rPr>
          <w:t>TechCommunity</w:t>
        </w:r>
        <w:proofErr w:type="spellEnd"/>
        <w:r>
          <w:rPr>
            <w:rStyle w:val="FootnoteReference"/>
          </w:rPr>
          <w:t xml:space="preserve"> post</w:t>
        </w:r>
      </w:hyperlink>
      <w:r>
        <w:t xml:space="preserve"> for more details</w:t>
      </w:r>
    </w:p>
    <w:p w14:paraId="641B7E5E" w14:textId="77777777" w:rsidR="00EC375C" w:rsidRDefault="009352C4">
      <w:pPr>
        <w:pStyle w:val="Compact"/>
        <w:numPr>
          <w:ilvl w:val="0"/>
          <w:numId w:val="46"/>
        </w:numPr>
      </w:pPr>
      <w:r>
        <w:t xml:space="preserve">Enable </w:t>
      </w:r>
      <w:proofErr w:type="spellStart"/>
      <w:r>
        <w:t>InnoDB</w:t>
      </w:r>
      <w:proofErr w:type="spellEnd"/>
      <w:r>
        <w:t xml:space="preserve"> buffer pool warmup by setting </w:t>
      </w:r>
      <w:proofErr w:type="spellStart"/>
      <w:r>
        <w:rPr>
          <w:rStyle w:val="VerbatimChar"/>
        </w:rPr>
        <w:t>innodb_buffer_pool_dump_at_shutdown</w:t>
      </w:r>
      <w:proofErr w:type="spellEnd"/>
      <w:r>
        <w:t xml:space="preserve"> to </w:t>
      </w:r>
      <w:r>
        <w:rPr>
          <w:rStyle w:val="VerbatimChar"/>
        </w:rPr>
        <w:t>ON</w:t>
      </w:r>
      <w:r>
        <w:t xml:space="preserve">: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0DCBB65E" w14:textId="77777777" w:rsidR="00EC375C" w:rsidRDefault="009352C4">
      <w:pPr>
        <w:pStyle w:val="Compact"/>
        <w:numPr>
          <w:ilvl w:val="1"/>
          <w:numId w:val="48"/>
        </w:numPr>
      </w:pPr>
      <w:r>
        <w:t>Microsoft only recommends this change for database instances with more than 335 GB of provisioned storage</w:t>
      </w:r>
    </w:p>
    <w:p w14:paraId="5B1FDBEF" w14:textId="77777777" w:rsidR="00EC375C" w:rsidRDefault="009352C4">
      <w:pPr>
        <w:pStyle w:val="Compact"/>
        <w:numPr>
          <w:ilvl w:val="1"/>
          <w:numId w:val="48"/>
        </w:numPr>
      </w:pPr>
      <w:r>
        <w:t xml:space="preserve">Learn more from the </w:t>
      </w:r>
      <w:hyperlink r:id="rId180">
        <w:r>
          <w:rPr>
            <w:rStyle w:val="FootnoteReference"/>
          </w:rPr>
          <w:t>Microsoft documentation</w:t>
        </w:r>
      </w:hyperlink>
    </w:p>
    <w:p w14:paraId="70454AF8" w14:textId="77777777" w:rsidR="00EC375C" w:rsidRDefault="009352C4">
      <w:pPr>
        <w:pStyle w:val="Figure"/>
      </w:pPr>
      <w:r>
        <w:rPr>
          <w:noProof/>
        </w:rPr>
        <w:drawing>
          <wp:inline distT="0" distB="0" distL="0" distR="0" wp14:anchorId="104CB202" wp14:editId="6955B058">
            <wp:extent cx="5005136" cy="3311090"/>
            <wp:effectExtent l="0" t="0" r="0" b="0"/>
            <wp:docPr id="325"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326" name="Picture" descr="./media/thread-pooling-performance.png"/>
                    <pic:cNvPicPr>
                      <a:picLocks noChangeAspect="1" noChangeArrowheads="1"/>
                    </pic:cNvPicPr>
                  </pic:nvPicPr>
                  <pic:blipFill>
                    <a:blip r:embed="rId181"/>
                    <a:stretch>
                      <a:fillRect/>
                    </a:stretch>
                  </pic:blipFill>
                  <pic:spPr bwMode="auto">
                    <a:xfrm>
                      <a:off x="0" y="0"/>
                      <a:ext cx="5005136" cy="3311090"/>
                    </a:xfrm>
                    <a:prstGeom prst="rect">
                      <a:avLst/>
                    </a:prstGeom>
                    <a:noFill/>
                    <a:ln w="9525">
                      <a:noFill/>
                      <a:headEnd/>
                      <a:tailEnd/>
                    </a:ln>
                  </pic:spPr>
                </pic:pic>
              </a:graphicData>
            </a:graphic>
          </wp:inline>
        </w:drawing>
      </w:r>
    </w:p>
    <w:p w14:paraId="2D5A028F" w14:textId="77777777" w:rsidR="00EC375C" w:rsidRDefault="009352C4">
      <w:pPr>
        <w:pStyle w:val="TableCaption"/>
      </w:pPr>
      <w:r>
        <w:t>This graph demonstrates the performance benefits of thread pooling for a Flexible Server instance.</w:t>
      </w:r>
    </w:p>
    <w:p w14:paraId="7120E22A" w14:textId="77777777" w:rsidR="00EC375C" w:rsidRDefault="009352C4">
      <w:pPr>
        <w:pStyle w:val="BodyText"/>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 for a 16 </w:t>
      </w:r>
      <w:proofErr w:type="spellStart"/>
      <w:r>
        <w:t>vCore</w:t>
      </w:r>
      <w:proofErr w:type="spellEnd"/>
      <w:r>
        <w:t>, 64 GiB memory Flexible Server instance. The x-axis represents the number of connections, and the y-axis represents the number of queries served per second (QPS). Quickly, the performance difference becomes quite pronounced.</w:t>
      </w:r>
    </w:p>
    <w:p w14:paraId="15916AA2" w14:textId="77777777" w:rsidR="00EC375C" w:rsidRDefault="009352C4">
      <w:pPr>
        <w:pStyle w:val="Heading1"/>
      </w:pPr>
      <w:bookmarkStart w:id="176" w:name="_Toc91504987"/>
      <w:bookmarkStart w:id="177" w:name="X6f53d56edaacb75113053ef4ffeacbed3d2ec77"/>
      <w:bookmarkEnd w:id="169"/>
      <w:bookmarkEnd w:id="175"/>
      <w:r>
        <w:t>Business Continuity and Disaster Recovery</w:t>
      </w:r>
      <w:bookmarkEnd w:id="176"/>
    </w:p>
    <w:p w14:paraId="06B4889F" w14:textId="77777777" w:rsidR="00EC375C" w:rsidRDefault="009352C4">
      <w:pPr>
        <w:pStyle w:val="FirstParagraph"/>
      </w:pPr>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56E9DEFA" w14:textId="77777777" w:rsidR="00EC375C" w:rsidRDefault="009352C4">
      <w:pPr>
        <w:pStyle w:val="Heading2"/>
      </w:pPr>
      <w:bookmarkStart w:id="178" w:name="_Toc91504988"/>
      <w:bookmarkStart w:id="179" w:name="high-availability"/>
      <w:r>
        <w:t>High Availability</w:t>
      </w:r>
      <w:bookmarkEnd w:id="178"/>
    </w:p>
    <w:p w14:paraId="651C04E5" w14:textId="77777777" w:rsidR="00EC375C" w:rsidRDefault="009352C4">
      <w:pPr>
        <w:pStyle w:val="FirstParagraph"/>
      </w:pPr>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7EF4AA7E" w14:textId="77777777" w:rsidR="00EC375C" w:rsidRDefault="009352C4">
      <w:pPr>
        <w:pStyle w:val="Figure"/>
      </w:pPr>
      <w:r>
        <w:rPr>
          <w:noProof/>
        </w:rPr>
        <w:drawing>
          <wp:inline distT="0" distB="0" distL="0" distR="0" wp14:anchorId="175B13F6" wp14:editId="1C197EBD">
            <wp:extent cx="5334000" cy="2550872"/>
            <wp:effectExtent l="0" t="0" r="0" b="0"/>
            <wp:docPr id="330"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331" name="Picture" descr="media/1-flexible-server-overview-zone-redundant-ha.png"/>
                    <pic:cNvPicPr>
                      <a:picLocks noChangeAspect="1" noChangeArrowheads="1"/>
                    </pic:cNvPicPr>
                  </pic:nvPicPr>
                  <pic:blipFill>
                    <a:blip r:embed="rId182"/>
                    <a:stretch>
                      <a:fillRect/>
                    </a:stretch>
                  </pic:blipFill>
                  <pic:spPr bwMode="auto">
                    <a:xfrm>
                      <a:off x="0" y="0"/>
                      <a:ext cx="5334000" cy="2550872"/>
                    </a:xfrm>
                    <a:prstGeom prst="rect">
                      <a:avLst/>
                    </a:prstGeom>
                    <a:noFill/>
                    <a:ln w="9525">
                      <a:noFill/>
                      <a:headEnd/>
                      <a:tailEnd/>
                    </a:ln>
                  </pic:spPr>
                </pic:pic>
              </a:graphicData>
            </a:graphic>
          </wp:inline>
        </w:drawing>
      </w:r>
    </w:p>
    <w:p w14:paraId="0B3D93CB" w14:textId="77777777" w:rsidR="00EC375C" w:rsidRDefault="009352C4">
      <w:pPr>
        <w:pStyle w:val="TableCaption"/>
      </w:pPr>
      <w:r>
        <w:t>This image demonstrates Zone-Redundant HA for MySQL Flexible Server.</w:t>
      </w:r>
    </w:p>
    <w:p w14:paraId="545B9B80" w14:textId="77777777" w:rsidR="00EC375C" w:rsidRDefault="009352C4">
      <w:pPr>
        <w:pStyle w:val="BodyText"/>
      </w:pPr>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596965A6" w14:textId="77777777" w:rsidR="00EC375C" w:rsidRDefault="009352C4">
      <w:pPr>
        <w:pStyle w:val="Figure"/>
      </w:pPr>
      <w:r>
        <w:rPr>
          <w:noProof/>
        </w:rPr>
        <w:drawing>
          <wp:inline distT="0" distB="0" distL="0" distR="0" wp14:anchorId="191FDF3F" wp14:editId="76C42B68">
            <wp:extent cx="5334000" cy="2541494"/>
            <wp:effectExtent l="0" t="0" r="0" b="0"/>
            <wp:docPr id="333"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334" name="Picture" descr="./media/flexible-server-overview-same-zone-ha.png"/>
                    <pic:cNvPicPr>
                      <a:picLocks noChangeAspect="1" noChangeArrowheads="1"/>
                    </pic:cNvPicPr>
                  </pic:nvPicPr>
                  <pic:blipFill>
                    <a:blip r:embed="rId183"/>
                    <a:stretch>
                      <a:fillRect/>
                    </a:stretch>
                  </pic:blipFill>
                  <pic:spPr bwMode="auto">
                    <a:xfrm>
                      <a:off x="0" y="0"/>
                      <a:ext cx="5334000" cy="2541494"/>
                    </a:xfrm>
                    <a:prstGeom prst="rect">
                      <a:avLst/>
                    </a:prstGeom>
                    <a:noFill/>
                    <a:ln w="9525">
                      <a:noFill/>
                      <a:headEnd/>
                      <a:tailEnd/>
                    </a:ln>
                  </pic:spPr>
                </pic:pic>
              </a:graphicData>
            </a:graphic>
          </wp:inline>
        </w:drawing>
      </w:r>
    </w:p>
    <w:p w14:paraId="3B6D7D94" w14:textId="77777777" w:rsidR="00EC375C" w:rsidRDefault="009352C4">
      <w:pPr>
        <w:pStyle w:val="TableCaption"/>
      </w:pPr>
      <w:r>
        <w:t>This image demonstrates HA for MySQL Flexible Server in a single zone.</w:t>
      </w:r>
    </w:p>
    <w:p w14:paraId="72775C4C" w14:textId="77777777" w:rsidR="00EC375C" w:rsidRDefault="009352C4">
      <w:pPr>
        <w:pStyle w:val="BodyText"/>
      </w:pPr>
      <w:proofErr w:type="gramStart"/>
      <w:r>
        <w:t>Both of these</w:t>
      </w:r>
      <w:proofErr w:type="gramEnd"/>
      <w:r>
        <w:t xml:space="preserve"> HA solutions have transparent failover: in a failover event, the standby server becomes the primary server, and DNS records point to the new primary. If the old primary comes back online, it becomes the secondary.</w:t>
      </w:r>
    </w:p>
    <w:p w14:paraId="681CBF07" w14:textId="77777777" w:rsidR="00EC375C" w:rsidRDefault="009352C4">
      <w:pPr>
        <w:pStyle w:val="BodyText"/>
      </w:pPr>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31D94D48" w14:textId="77777777" w:rsidR="00EC375C" w:rsidRDefault="009352C4">
      <w:pPr>
        <w:pStyle w:val="BodyText"/>
      </w:pPr>
      <w:r>
        <w:t xml:space="preserve">To learn more about HA with MySQL Flexible Server, consult the </w:t>
      </w:r>
      <w:hyperlink r:id="rId184">
        <w:r>
          <w:rPr>
            <w:rStyle w:val="FootnoteReference"/>
          </w:rPr>
          <w:t>documentation.</w:t>
        </w:r>
      </w:hyperlink>
    </w:p>
    <w:p w14:paraId="78767F8C" w14:textId="77777777" w:rsidR="00EC375C" w:rsidRDefault="009352C4">
      <w:pPr>
        <w:pStyle w:val="Heading3"/>
      </w:pPr>
      <w:bookmarkStart w:id="180" w:name="X7b8bd7a5d0be0a3de6f435d555cb5a370765c9d"/>
      <w:r>
        <w:t>Implementing Cross-Region High Availability</w:t>
      </w:r>
    </w:p>
    <w:p w14:paraId="75080721" w14:textId="2EB59186" w:rsidR="00EC375C" w:rsidRDefault="009352C4">
      <w:pPr>
        <w:pStyle w:val="FirstParagraph"/>
      </w:pPr>
      <w:r>
        <w:t xml:space="preserve">Flexible Server does not currently support cross-region high availability. However, it is possible to achieve this using MySQL native replication, instead of replicating log files at the Azure </w:t>
      </w:r>
      <w:r w:rsidR="003E2777">
        <w:t>storage level</w:t>
      </w:r>
      <w:r>
        <w:t>.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50068522" w14:textId="77777777" w:rsidR="00EC375C" w:rsidRDefault="009352C4">
      <w:pPr>
        <w:pStyle w:val="BodyText"/>
      </w:pPr>
      <w:r>
        <w:t>One disadvantage of this setup is that it is customer-managed.</w:t>
      </w:r>
    </w:p>
    <w:p w14:paraId="252E44D7" w14:textId="77777777" w:rsidR="00EC375C" w:rsidRDefault="009352C4">
      <w:pPr>
        <w:pStyle w:val="Figure"/>
      </w:pPr>
      <w:r>
        <w:rPr>
          <w:noProof/>
        </w:rPr>
        <w:drawing>
          <wp:inline distT="0" distB="0" distL="0" distR="0" wp14:anchorId="5EC22579" wp14:editId="592473FD">
            <wp:extent cx="5076825" cy="2857500"/>
            <wp:effectExtent l="0" t="0" r="0" b="0"/>
            <wp:docPr id="337"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338" name="Picture" descr="./media/cross-region-ha.png"/>
                    <pic:cNvPicPr>
                      <a:picLocks noChangeAspect="1" noChangeArrowheads="1"/>
                    </pic:cNvPicPr>
                  </pic:nvPicPr>
                  <pic:blipFill>
                    <a:blip r:embed="rId185"/>
                    <a:stretch>
                      <a:fillRect/>
                    </a:stretch>
                  </pic:blipFill>
                  <pic:spPr bwMode="auto">
                    <a:xfrm>
                      <a:off x="0" y="0"/>
                      <a:ext cx="5076825" cy="2857500"/>
                    </a:xfrm>
                    <a:prstGeom prst="rect">
                      <a:avLst/>
                    </a:prstGeom>
                    <a:noFill/>
                    <a:ln w="9525">
                      <a:noFill/>
                      <a:headEnd/>
                      <a:tailEnd/>
                    </a:ln>
                  </pic:spPr>
                </pic:pic>
              </a:graphicData>
            </a:graphic>
          </wp:inline>
        </w:drawing>
      </w:r>
    </w:p>
    <w:p w14:paraId="7B13BDA0" w14:textId="77777777" w:rsidR="00EC375C" w:rsidRDefault="009352C4">
      <w:pPr>
        <w:pStyle w:val="TableCaption"/>
      </w:pPr>
      <w:r>
        <w:t>This image demonstrates a possible cross-region HA scenario using two virtual networks.</w:t>
      </w:r>
    </w:p>
    <w:p w14:paraId="3F5E94F1" w14:textId="77777777" w:rsidR="00EC375C" w:rsidRDefault="009352C4">
      <w:pPr>
        <w:pStyle w:val="Heading2"/>
      </w:pPr>
      <w:bookmarkStart w:id="181" w:name="_Toc91504989"/>
      <w:bookmarkStart w:id="182" w:name="backup-and-restore"/>
      <w:bookmarkEnd w:id="179"/>
      <w:bookmarkEnd w:id="180"/>
      <w:r>
        <w:t>Backup and Restore</w:t>
      </w:r>
      <w:bookmarkEnd w:id="181"/>
    </w:p>
    <w:p w14:paraId="2A84B818" w14:textId="77777777" w:rsidR="00EC375C" w:rsidRDefault="009352C4">
      <w:pPr>
        <w:pStyle w:val="FirstParagraph"/>
      </w:pPr>
      <w:r>
        <w:t>Flexible Server takes backups of data and transaction log files. These backups can be stored in locally-redundant storage (replicated multiple times in a datacenter); zone-redundant storage (multiple copies are stored in two separate availability zones in a region); and geo-redundant storage (multiple copies are stored in two separate Azure regions).</w:t>
      </w:r>
    </w:p>
    <w:p w14:paraId="409742B1" w14:textId="77777777" w:rsidR="00EC375C" w:rsidRDefault="009352C4">
      <w:pPr>
        <w:pStyle w:val="BodyText"/>
      </w:pPr>
      <w:r>
        <w:t>By default, backups are retained for seven days, though the retention time is configurable from 1 to 35 days. Data file backups are taken once daily, while transaction log backups are taken every five minutes.</w:t>
      </w:r>
    </w:p>
    <w:p w14:paraId="05E64F34" w14:textId="77777777" w:rsidR="00EC375C" w:rsidRDefault="009352C4">
      <w:pPr>
        <w:pStyle w:val="BodyText"/>
      </w:pPr>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186">
        <w:r>
          <w:rPr>
            <w:rStyle w:val="FootnoteReference"/>
          </w:rPr>
          <w:t>here.</w:t>
        </w:r>
      </w:hyperlink>
    </w:p>
    <w:p w14:paraId="6F793BA1" w14:textId="77777777" w:rsidR="00EC375C" w:rsidRDefault="009352C4">
      <w:pPr>
        <w:pStyle w:val="BodyText"/>
      </w:pPr>
      <w:r>
        <w:t>Lastly, note that performing a restore from a backup provisions a new Flexible Server instance. Most of the new server’s configuration is inherited from the old server, though it depends on the type of restore performed.</w:t>
      </w:r>
    </w:p>
    <w:p w14:paraId="18F1831B" w14:textId="77777777" w:rsidR="00EC375C" w:rsidRDefault="009352C4">
      <w:pPr>
        <w:pStyle w:val="BodyText"/>
      </w:pPr>
      <w:r>
        <w:t xml:space="preserve">Learn more about backup and restore in Flexible Server from the </w:t>
      </w:r>
      <w:hyperlink r:id="rId187">
        <w:r>
          <w:rPr>
            <w:rStyle w:val="FootnoteReference"/>
          </w:rPr>
          <w:t>Microsoft documentation.</w:t>
        </w:r>
      </w:hyperlink>
    </w:p>
    <w:p w14:paraId="043F60C7" w14:textId="77777777" w:rsidR="00EC375C" w:rsidRDefault="009352C4">
      <w:pPr>
        <w:pStyle w:val="Heading3"/>
      </w:pPr>
      <w:bookmarkStart w:id="183" w:name="flexible-server-samples"/>
      <w:r>
        <w:t>Flexible Server Samples</w:t>
      </w:r>
    </w:p>
    <w:p w14:paraId="0E706E17" w14:textId="77777777" w:rsidR="00EC375C" w:rsidRDefault="000500BB">
      <w:pPr>
        <w:pStyle w:val="Compact"/>
        <w:numPr>
          <w:ilvl w:val="0"/>
          <w:numId w:val="49"/>
        </w:numPr>
      </w:pPr>
      <w:hyperlink r:id="rId188">
        <w:r w:rsidR="009352C4">
          <w:rPr>
            <w:rStyle w:val="FootnoteReference"/>
          </w:rPr>
          <w:t>Point-in-time restore with Azure portal</w:t>
        </w:r>
      </w:hyperlink>
    </w:p>
    <w:p w14:paraId="0A3C19E3" w14:textId="77777777" w:rsidR="00EC375C" w:rsidRDefault="000500BB">
      <w:pPr>
        <w:pStyle w:val="Compact"/>
        <w:numPr>
          <w:ilvl w:val="0"/>
          <w:numId w:val="49"/>
        </w:numPr>
      </w:pPr>
      <w:hyperlink r:id="rId189">
        <w:r w:rsidR="009352C4">
          <w:rPr>
            <w:rStyle w:val="FootnoteReference"/>
          </w:rPr>
          <w:t>Point-in-time restore with CLI</w:t>
        </w:r>
      </w:hyperlink>
    </w:p>
    <w:p w14:paraId="3EB9CF6A" w14:textId="77777777" w:rsidR="00EC375C" w:rsidRDefault="009352C4">
      <w:pPr>
        <w:pStyle w:val="Heading3"/>
      </w:pPr>
      <w:bookmarkStart w:id="184" w:name="single-server-samples"/>
      <w:bookmarkEnd w:id="183"/>
      <w:r>
        <w:t>Single Server Samples</w:t>
      </w:r>
    </w:p>
    <w:p w14:paraId="7956E6F4" w14:textId="77777777" w:rsidR="00EC375C" w:rsidRDefault="000500BB">
      <w:pPr>
        <w:pStyle w:val="Compact"/>
        <w:numPr>
          <w:ilvl w:val="0"/>
          <w:numId w:val="50"/>
        </w:numPr>
      </w:pPr>
      <w:hyperlink r:id="rId190">
        <w:r w:rsidR="009352C4">
          <w:rPr>
            <w:rStyle w:val="FootnoteReference"/>
          </w:rPr>
          <w:t>Restore with Azure portal</w:t>
        </w:r>
      </w:hyperlink>
    </w:p>
    <w:p w14:paraId="15E7097E" w14:textId="77777777" w:rsidR="00EC375C" w:rsidRDefault="000500BB">
      <w:pPr>
        <w:pStyle w:val="Compact"/>
        <w:numPr>
          <w:ilvl w:val="0"/>
          <w:numId w:val="50"/>
        </w:numPr>
      </w:pPr>
      <w:hyperlink r:id="rId191">
        <w:r w:rsidR="009352C4">
          <w:rPr>
            <w:rStyle w:val="FootnoteReference"/>
          </w:rPr>
          <w:t>Restore with Azure CLI</w:t>
        </w:r>
      </w:hyperlink>
    </w:p>
    <w:p w14:paraId="5B63DB26" w14:textId="77777777" w:rsidR="00EC375C" w:rsidRDefault="000500BB">
      <w:pPr>
        <w:pStyle w:val="Compact"/>
        <w:numPr>
          <w:ilvl w:val="0"/>
          <w:numId w:val="50"/>
        </w:numPr>
      </w:pPr>
      <w:hyperlink r:id="rId192">
        <w:r w:rsidR="009352C4">
          <w:rPr>
            <w:rStyle w:val="FootnoteReference"/>
          </w:rPr>
          <w:t>Restore with Azure PowerShell</w:t>
        </w:r>
      </w:hyperlink>
    </w:p>
    <w:p w14:paraId="20DB195F" w14:textId="77777777" w:rsidR="00EC375C" w:rsidRDefault="009352C4">
      <w:pPr>
        <w:pStyle w:val="Heading1"/>
      </w:pPr>
      <w:bookmarkStart w:id="185" w:name="_Toc91504990"/>
      <w:bookmarkStart w:id="186" w:name="replication"/>
      <w:bookmarkEnd w:id="177"/>
      <w:bookmarkEnd w:id="182"/>
      <w:bookmarkEnd w:id="184"/>
      <w:r>
        <w:t>Replication</w:t>
      </w:r>
      <w:bookmarkEnd w:id="185"/>
    </w:p>
    <w:p w14:paraId="10691FD1" w14:textId="77777777" w:rsidR="00EC375C" w:rsidRDefault="009352C4">
      <w:pPr>
        <w:pStyle w:val="FirstParagraph"/>
      </w:pPr>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lag between the source instance and the replicas. Microsoft estimates that this lag typically ranges between a few seconds to a few minutes.</w:t>
      </w:r>
    </w:p>
    <w:p w14:paraId="2BF64149" w14:textId="77777777" w:rsidR="00EC375C" w:rsidRDefault="009352C4">
      <w:pPr>
        <w:pStyle w:val="BlockText"/>
      </w:pPr>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21335561" w14:textId="77777777" w:rsidR="00EC375C" w:rsidRDefault="009352C4">
      <w:pPr>
        <w:pStyle w:val="FirstParagraph"/>
      </w:pPr>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495F2522" w14:textId="77777777" w:rsidR="00EC375C" w:rsidRDefault="009352C4">
      <w:pPr>
        <w:pStyle w:val="Heading2"/>
      </w:pPr>
      <w:bookmarkStart w:id="187" w:name="_Toc91504991"/>
      <w:bookmarkStart w:id="188" w:name="use-cases"/>
      <w:r>
        <w:t>Use Cases</w:t>
      </w:r>
      <w:bookmarkEnd w:id="187"/>
    </w:p>
    <w:p w14:paraId="62205A59" w14:textId="77777777" w:rsidR="00EC375C" w:rsidRDefault="009352C4">
      <w:pPr>
        <w:pStyle w:val="FirstParagraph"/>
      </w:pPr>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193">
        <w:r>
          <w:rPr>
            <w:rStyle w:val="FootnoteReference"/>
          </w:rPr>
          <w:t>run on an Azure VM</w:t>
        </w:r>
      </w:hyperlink>
      <w:r>
        <w:t xml:space="preserve"> or </w:t>
      </w:r>
      <w:hyperlink r:id="rId194">
        <w:r>
          <w:rPr>
            <w:rStyle w:val="FootnoteReference"/>
          </w:rPr>
          <w:t>Azure Kubernetes Service.</w:t>
        </w:r>
      </w:hyperlink>
    </w:p>
    <w:p w14:paraId="0E36EFBD" w14:textId="77777777" w:rsidR="00EC375C" w:rsidRDefault="009352C4">
      <w:pPr>
        <w:pStyle w:val="BodyText"/>
      </w:pPr>
      <w:r>
        <w:t>Moreover, analytical systems often benefit from read replicas. BI tools can connect to read replicas, while data is written to the main instance and replicated to the read replicas asynchronously.</w:t>
      </w:r>
    </w:p>
    <w:p w14:paraId="6C97CC3F" w14:textId="77777777" w:rsidR="00EC375C" w:rsidRDefault="009352C4">
      <w:pPr>
        <w:pStyle w:val="BodyText"/>
      </w:pPr>
      <w:r>
        <w:t>Using read replicas also helps implement microservices architectures. The image below demonstrates how APIs that solely access data can connect to read replicas, while APIs that modify data reference the main instance.</w:t>
      </w:r>
    </w:p>
    <w:p w14:paraId="16837BA2" w14:textId="77777777" w:rsidR="00EC375C" w:rsidRDefault="009352C4">
      <w:pPr>
        <w:pStyle w:val="Figure"/>
      </w:pPr>
      <w:r>
        <w:rPr>
          <w:noProof/>
        </w:rPr>
        <w:drawing>
          <wp:inline distT="0" distB="0" distL="0" distR="0" wp14:anchorId="6682935D" wp14:editId="3A5C4A8D">
            <wp:extent cx="5271247" cy="2750884"/>
            <wp:effectExtent l="0" t="0" r="0" b="0"/>
            <wp:docPr id="355"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356" name="Picture" descr="./media/microservices-with-replication.png"/>
                    <pic:cNvPicPr>
                      <a:picLocks noChangeAspect="1" noChangeArrowheads="1"/>
                    </pic:cNvPicPr>
                  </pic:nvPicPr>
                  <pic:blipFill>
                    <a:blip r:embed="rId195"/>
                    <a:stretch>
                      <a:fillRect/>
                    </a:stretch>
                  </pic:blipFill>
                  <pic:spPr bwMode="auto">
                    <a:xfrm>
                      <a:off x="0" y="0"/>
                      <a:ext cx="5271247" cy="2750884"/>
                    </a:xfrm>
                    <a:prstGeom prst="rect">
                      <a:avLst/>
                    </a:prstGeom>
                    <a:noFill/>
                    <a:ln w="9525">
                      <a:noFill/>
                      <a:headEnd/>
                      <a:tailEnd/>
                    </a:ln>
                  </pic:spPr>
                </pic:pic>
              </a:graphicData>
            </a:graphic>
          </wp:inline>
        </w:drawing>
      </w:r>
    </w:p>
    <w:p w14:paraId="4D2ABB4F" w14:textId="77777777" w:rsidR="00EC375C" w:rsidRDefault="009352C4">
      <w:pPr>
        <w:pStyle w:val="TableCaption"/>
      </w:pPr>
      <w:r>
        <w:t>This image demonstrates a possible microservices architecture with MySQL read replicas.</w:t>
      </w:r>
    </w:p>
    <w:p w14:paraId="7B60AE25" w14:textId="77777777" w:rsidR="00EC375C" w:rsidRDefault="009352C4">
      <w:pPr>
        <w:pStyle w:val="Heading2"/>
      </w:pPr>
      <w:bookmarkStart w:id="189" w:name="_Toc91504992"/>
      <w:bookmarkStart w:id="190" w:name="configuring-read-replicas"/>
      <w:bookmarkEnd w:id="188"/>
      <w:r>
        <w:t>Configuring Read Replicas</w:t>
      </w:r>
      <w:bookmarkEnd w:id="189"/>
    </w:p>
    <w:p w14:paraId="4705C996" w14:textId="77777777" w:rsidR="00EC375C" w:rsidRDefault="009352C4">
      <w:pPr>
        <w:pStyle w:val="Heading3"/>
      </w:pPr>
      <w:bookmarkStart w:id="191" w:name="flexible-server-2"/>
      <w:r>
        <w:t>Flexible Server</w:t>
      </w:r>
    </w:p>
    <w:p w14:paraId="44135AFB" w14:textId="77777777" w:rsidR="00EC375C" w:rsidRDefault="000500BB">
      <w:pPr>
        <w:pStyle w:val="Compact"/>
        <w:numPr>
          <w:ilvl w:val="0"/>
          <w:numId w:val="51"/>
        </w:numPr>
      </w:pPr>
      <w:hyperlink r:id="rId196">
        <w:r w:rsidR="009352C4">
          <w:rPr>
            <w:rStyle w:val="FootnoteReference"/>
          </w:rPr>
          <w:t>Azure portal</w:t>
        </w:r>
      </w:hyperlink>
    </w:p>
    <w:p w14:paraId="359620B5" w14:textId="77777777" w:rsidR="00EC375C" w:rsidRDefault="000500BB">
      <w:pPr>
        <w:pStyle w:val="Compact"/>
        <w:numPr>
          <w:ilvl w:val="0"/>
          <w:numId w:val="51"/>
        </w:numPr>
      </w:pPr>
      <w:hyperlink r:id="rId197">
        <w:r w:rsidR="009352C4">
          <w:rPr>
            <w:rStyle w:val="FootnoteReference"/>
          </w:rPr>
          <w:t>Azure CLI</w:t>
        </w:r>
      </w:hyperlink>
    </w:p>
    <w:p w14:paraId="5B718B35" w14:textId="77777777" w:rsidR="00EC375C" w:rsidRDefault="009352C4">
      <w:pPr>
        <w:pStyle w:val="Heading3"/>
      </w:pPr>
      <w:bookmarkStart w:id="192" w:name="single-server-2"/>
      <w:bookmarkEnd w:id="191"/>
      <w:r>
        <w:t>Single Server</w:t>
      </w:r>
    </w:p>
    <w:p w14:paraId="2DF646B9" w14:textId="77777777" w:rsidR="00EC375C" w:rsidRDefault="000500BB">
      <w:pPr>
        <w:pStyle w:val="Compact"/>
        <w:numPr>
          <w:ilvl w:val="0"/>
          <w:numId w:val="52"/>
        </w:numPr>
      </w:pPr>
      <w:hyperlink r:id="rId198">
        <w:r w:rsidR="009352C4">
          <w:rPr>
            <w:rStyle w:val="FootnoteReference"/>
          </w:rPr>
          <w:t>Azure portal</w:t>
        </w:r>
      </w:hyperlink>
    </w:p>
    <w:p w14:paraId="5C03F235" w14:textId="77777777" w:rsidR="00EC375C" w:rsidRDefault="000500BB">
      <w:pPr>
        <w:pStyle w:val="Compact"/>
        <w:numPr>
          <w:ilvl w:val="0"/>
          <w:numId w:val="52"/>
        </w:numPr>
      </w:pPr>
      <w:hyperlink r:id="rId199">
        <w:r w:rsidR="009352C4">
          <w:rPr>
            <w:rStyle w:val="FootnoteReference"/>
          </w:rPr>
          <w:t>Azure CLI &amp; REST API</w:t>
        </w:r>
      </w:hyperlink>
    </w:p>
    <w:p w14:paraId="1E6FD4A4" w14:textId="77777777" w:rsidR="00EC375C" w:rsidRDefault="000500BB">
      <w:pPr>
        <w:pStyle w:val="Compact"/>
        <w:numPr>
          <w:ilvl w:val="0"/>
          <w:numId w:val="52"/>
        </w:numPr>
      </w:pPr>
      <w:hyperlink r:id="rId200">
        <w:r w:rsidR="009352C4">
          <w:rPr>
            <w:rStyle w:val="FootnoteReference"/>
          </w:rPr>
          <w:t>Azure PowerShell</w:t>
        </w:r>
      </w:hyperlink>
    </w:p>
    <w:p w14:paraId="433D54F2" w14:textId="77777777" w:rsidR="00EC375C" w:rsidRDefault="009352C4">
      <w:pPr>
        <w:pStyle w:val="Heading1"/>
      </w:pPr>
      <w:bookmarkStart w:id="193" w:name="_Toc91504993"/>
      <w:bookmarkStart w:id="194" w:name="service-maintenance"/>
      <w:bookmarkEnd w:id="186"/>
      <w:bookmarkEnd w:id="190"/>
      <w:bookmarkEnd w:id="192"/>
      <w:r>
        <w:t>Service Maintenance</w:t>
      </w:r>
      <w:bookmarkEnd w:id="193"/>
    </w:p>
    <w:p w14:paraId="22F098B0" w14:textId="77777777" w:rsidR="00EC375C" w:rsidRDefault="009352C4">
      <w:pPr>
        <w:pStyle w:val="FirstParagraph"/>
      </w:pPr>
      <w:r>
        <w:t>Like any Azure service, Flexible Server receives patches and functionality upgrades from Microsoft. To ensure that planned maintenance does not blindside administrators, Azure provides them control over when patching occurs.</w:t>
      </w:r>
    </w:p>
    <w:p w14:paraId="031E6A70" w14:textId="77777777" w:rsidR="00EC375C" w:rsidRDefault="009352C4">
      <w:pPr>
        <w:pStyle w:val="BodyText"/>
      </w:pPr>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 time zone.</w:t>
      </w:r>
    </w:p>
    <w:p w14:paraId="40E5FDA4" w14:textId="77777777" w:rsidR="00EC375C" w:rsidRDefault="009352C4">
      <w:pPr>
        <w:pStyle w:val="BlockText"/>
      </w:pPr>
      <w:r>
        <w:t xml:space="preserve">See </w:t>
      </w:r>
      <w:hyperlink r:id="rId201" w:anchor="select-geography">
        <w:r>
          <w:rPr>
            <w:rStyle w:val="FootnoteReference"/>
          </w:rPr>
          <w:t>this</w:t>
        </w:r>
      </w:hyperlink>
      <w:r>
        <w:t xml:space="preserve"> list from Microsoft to determine the physical location of Azure regions and thus the regional time zone.</w:t>
      </w:r>
    </w:p>
    <w:p w14:paraId="524043D6" w14:textId="65946BA8" w:rsidR="00EC375C" w:rsidRDefault="009352C4">
      <w:pPr>
        <w:pStyle w:val="FirstParagraph"/>
      </w:pPr>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06774F9F" w14:textId="77777777" w:rsidR="00EC375C" w:rsidRDefault="009352C4">
      <w:pPr>
        <w:pStyle w:val="BlockText"/>
      </w:pPr>
      <w:r>
        <w:t>As a general rule, only set a maintenance schedule for production instances.</w:t>
      </w:r>
    </w:p>
    <w:p w14:paraId="2A36494D" w14:textId="77777777" w:rsidR="00EC375C" w:rsidRDefault="009352C4">
      <w:pPr>
        <w:pStyle w:val="Heading2"/>
      </w:pPr>
      <w:bookmarkStart w:id="195" w:name="_Toc91504994"/>
      <w:bookmarkStart w:id="196" w:name="notifications"/>
      <w:r>
        <w:t>Notifications</w:t>
      </w:r>
      <w:bookmarkEnd w:id="195"/>
    </w:p>
    <w:p w14:paraId="7FA6CDD5" w14:textId="77777777" w:rsidR="00EC375C" w:rsidRDefault="009352C4">
      <w:pPr>
        <w:pStyle w:val="FirstParagraph"/>
      </w:pPr>
      <w:r>
        <w:t>In most cases, irrespective of whether you configure a platform-managed or custom maintenance schedule, Azure will notify you five days before a maintenance event. The exception is critical security fixes.</w:t>
      </w:r>
    </w:p>
    <w:p w14:paraId="3D3373CB" w14:textId="77777777" w:rsidR="00EC375C" w:rsidRDefault="009352C4">
      <w:pPr>
        <w:pStyle w:val="BodyText"/>
      </w:pPr>
      <w:r>
        <w:t>Use Azure Service Health to view upcoming infrastructure updates and set notifications. Refer to the links at the end of the document.</w:t>
      </w:r>
    </w:p>
    <w:p w14:paraId="79EDFFB2" w14:textId="77777777" w:rsidR="00EC375C" w:rsidRDefault="009352C4">
      <w:pPr>
        <w:pStyle w:val="Heading2"/>
      </w:pPr>
      <w:bookmarkStart w:id="197" w:name="_Toc91504995"/>
      <w:bookmarkStart w:id="198" w:name="differences-for-single-server"/>
      <w:bookmarkEnd w:id="196"/>
      <w:r>
        <w:t>Differences for Single Server</w:t>
      </w:r>
      <w:bookmarkEnd w:id="197"/>
    </w:p>
    <w:p w14:paraId="3A773E69" w14:textId="77777777" w:rsidR="00EC375C" w:rsidRDefault="009352C4">
      <w:pPr>
        <w:pStyle w:val="FirstParagraph"/>
      </w:pPr>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02">
        <w:r>
          <w:rPr>
            <w:rStyle w:val="FootnoteReference"/>
          </w:rPr>
          <w:t>here.</w:t>
        </w:r>
      </w:hyperlink>
    </w:p>
    <w:p w14:paraId="0BA2079B" w14:textId="0444E831" w:rsidR="00EC375C" w:rsidRDefault="009352C4">
      <w:pPr>
        <w:pStyle w:val="BodyText"/>
      </w:pPr>
      <w:r>
        <w:t xml:space="preserve">Single Server does not support custom schedules for maintenance. Azure notifies administrators 72 hours </w:t>
      </w:r>
      <w:r w:rsidR="00A5260C">
        <w:t>before</w:t>
      </w:r>
      <w:r>
        <w:t xml:space="preserve"> the maintenance event.</w:t>
      </w:r>
    </w:p>
    <w:p w14:paraId="620A8765" w14:textId="77777777" w:rsidR="00EC375C" w:rsidRDefault="009352C4">
      <w:pPr>
        <w:pStyle w:val="Heading2"/>
      </w:pPr>
      <w:bookmarkStart w:id="199" w:name="_Toc91504996"/>
      <w:bookmarkStart w:id="200" w:name="Xa947af149c696eeb93b93f68e06ae66cc84d375"/>
      <w:bookmarkEnd w:id="198"/>
      <w:r>
        <w:t>Configure Maintenance Scheduling &amp; Alerting</w:t>
      </w:r>
      <w:bookmarkEnd w:id="199"/>
    </w:p>
    <w:p w14:paraId="48F90F79" w14:textId="77777777" w:rsidR="00EC375C" w:rsidRDefault="000500BB">
      <w:pPr>
        <w:pStyle w:val="Compact"/>
        <w:numPr>
          <w:ilvl w:val="0"/>
          <w:numId w:val="53"/>
        </w:numPr>
      </w:pPr>
      <w:hyperlink r:id="rId203">
        <w:r w:rsidR="009352C4">
          <w:rPr>
            <w:rStyle w:val="FootnoteReference"/>
          </w:rPr>
          <w:t>Manage scheduled maintenance settings using the Azure portal (Flexible Server)</w:t>
        </w:r>
      </w:hyperlink>
    </w:p>
    <w:p w14:paraId="15D3705F" w14:textId="77777777" w:rsidR="00EC375C" w:rsidRDefault="000500BB">
      <w:pPr>
        <w:pStyle w:val="Compact"/>
        <w:numPr>
          <w:ilvl w:val="0"/>
          <w:numId w:val="53"/>
        </w:numPr>
      </w:pPr>
      <w:hyperlink r:id="rId204">
        <w:r w:rsidR="009352C4">
          <w:rPr>
            <w:rStyle w:val="FootnoteReference"/>
          </w:rPr>
          <w:t>View service health notifications in the Azure portal</w:t>
        </w:r>
      </w:hyperlink>
    </w:p>
    <w:p w14:paraId="6B8AB710" w14:textId="77777777" w:rsidR="00EC375C" w:rsidRDefault="000500BB">
      <w:pPr>
        <w:pStyle w:val="Compact"/>
        <w:numPr>
          <w:ilvl w:val="0"/>
          <w:numId w:val="53"/>
        </w:numPr>
      </w:pPr>
      <w:hyperlink r:id="rId205">
        <w:r w:rsidR="009352C4">
          <w:rPr>
            <w:rStyle w:val="FootnoteReference"/>
          </w:rPr>
          <w:t>Configure resource health alerts using Azure portal</w:t>
        </w:r>
      </w:hyperlink>
    </w:p>
    <w:p w14:paraId="439DD6C0" w14:textId="77777777" w:rsidR="00EC375C" w:rsidRDefault="009352C4">
      <w:pPr>
        <w:pStyle w:val="Heading1"/>
      </w:pPr>
      <w:bookmarkStart w:id="201" w:name="_Toc91504997"/>
      <w:bookmarkStart w:id="202" w:name="server-monitoring-and-tuning"/>
      <w:bookmarkEnd w:id="194"/>
      <w:bookmarkEnd w:id="200"/>
      <w:r>
        <w:t>Server Monitoring and Tuning</w:t>
      </w:r>
      <w:bookmarkEnd w:id="201"/>
    </w:p>
    <w:p w14:paraId="194459FF" w14:textId="77777777" w:rsidR="00EC375C" w:rsidRDefault="009352C4">
      <w:pPr>
        <w:pStyle w:val="FirstParagraph"/>
      </w:pPr>
      <w:r>
        <w:t xml:space="preserve">Administrators and developers employ Azure Monitor to consolidate metrics about the performance and reliability of their Flexible Server instances. The table below, pulled from the </w:t>
      </w:r>
      <w:hyperlink r:id="rId206">
        <w:r>
          <w:rPr>
            <w:rStyle w:val="FootnoteReference"/>
          </w:rPr>
          <w:t>Microsoft documentation</w:t>
        </w:r>
      </w:hyperlink>
      <w:r>
        <w:t>, indicates the metrics exposed by Flexible Server instances:</w:t>
      </w:r>
    </w:p>
    <w:tbl>
      <w:tblPr>
        <w:tblStyle w:val="Table"/>
        <w:tblW w:w="4877" w:type="pct"/>
        <w:tblLook w:val="0020" w:firstRow="1" w:lastRow="0" w:firstColumn="0" w:lastColumn="0" w:noHBand="0" w:noVBand="0"/>
      </w:tblPr>
      <w:tblGrid>
        <w:gridCol w:w="1651"/>
        <w:gridCol w:w="2721"/>
        <w:gridCol w:w="1056"/>
        <w:gridCol w:w="3912"/>
      </w:tblGrid>
      <w:tr w:rsidR="00EC375C" w14:paraId="451D5C2E" w14:textId="77777777" w:rsidTr="00EC375C">
        <w:trPr>
          <w:cnfStyle w:val="100000000000" w:firstRow="1" w:lastRow="0" w:firstColumn="0" w:lastColumn="0" w:oddVBand="0" w:evenVBand="0" w:oddHBand="0" w:evenHBand="0" w:firstRowFirstColumn="0" w:firstRowLastColumn="0" w:lastRowFirstColumn="0" w:lastRowLastColumn="0"/>
          <w:tblHeader/>
        </w:trPr>
        <w:tc>
          <w:tcPr>
            <w:tcW w:w="0" w:type="auto"/>
          </w:tcPr>
          <w:p w14:paraId="6E3D41BC" w14:textId="77777777" w:rsidR="00EC375C" w:rsidRDefault="009352C4">
            <w:pPr>
              <w:pStyle w:val="Compact"/>
            </w:pPr>
            <w:r>
              <w:t>Metric display name</w:t>
            </w:r>
          </w:p>
        </w:tc>
        <w:tc>
          <w:tcPr>
            <w:tcW w:w="0" w:type="auto"/>
          </w:tcPr>
          <w:p w14:paraId="3F0FA8AE" w14:textId="77777777" w:rsidR="00EC375C" w:rsidRDefault="009352C4">
            <w:pPr>
              <w:pStyle w:val="Compact"/>
            </w:pPr>
            <w:r>
              <w:t>Metric</w:t>
            </w:r>
          </w:p>
        </w:tc>
        <w:tc>
          <w:tcPr>
            <w:tcW w:w="0" w:type="auto"/>
          </w:tcPr>
          <w:p w14:paraId="56C6FDE4" w14:textId="77777777" w:rsidR="00EC375C" w:rsidRDefault="009352C4">
            <w:pPr>
              <w:pStyle w:val="Compact"/>
            </w:pPr>
            <w:r>
              <w:t>Unit</w:t>
            </w:r>
          </w:p>
        </w:tc>
        <w:tc>
          <w:tcPr>
            <w:tcW w:w="0" w:type="auto"/>
          </w:tcPr>
          <w:p w14:paraId="2B06F623" w14:textId="77777777" w:rsidR="00EC375C" w:rsidRDefault="009352C4">
            <w:pPr>
              <w:pStyle w:val="Compact"/>
            </w:pPr>
            <w:r>
              <w:t>Description</w:t>
            </w:r>
          </w:p>
        </w:tc>
      </w:tr>
      <w:tr w:rsidR="00EC375C" w14:paraId="129AFF67" w14:textId="77777777">
        <w:tc>
          <w:tcPr>
            <w:tcW w:w="0" w:type="auto"/>
          </w:tcPr>
          <w:p w14:paraId="126624C9" w14:textId="77777777" w:rsidR="00EC375C" w:rsidRDefault="009352C4">
            <w:pPr>
              <w:pStyle w:val="Compact"/>
            </w:pPr>
            <w:r>
              <w:t>Host CPU percent</w:t>
            </w:r>
          </w:p>
        </w:tc>
        <w:tc>
          <w:tcPr>
            <w:tcW w:w="0" w:type="auto"/>
          </w:tcPr>
          <w:p w14:paraId="739DDEDA" w14:textId="77777777" w:rsidR="00EC375C" w:rsidRDefault="009352C4">
            <w:pPr>
              <w:pStyle w:val="Compact"/>
            </w:pPr>
            <w:r>
              <w:t>cpu_percent</w:t>
            </w:r>
          </w:p>
        </w:tc>
        <w:tc>
          <w:tcPr>
            <w:tcW w:w="0" w:type="auto"/>
          </w:tcPr>
          <w:p w14:paraId="0A7B3501" w14:textId="77777777" w:rsidR="00EC375C" w:rsidRDefault="009352C4">
            <w:pPr>
              <w:pStyle w:val="Compact"/>
            </w:pPr>
            <w:r>
              <w:t>Percent</w:t>
            </w:r>
          </w:p>
        </w:tc>
        <w:tc>
          <w:tcPr>
            <w:tcW w:w="0" w:type="auto"/>
          </w:tcPr>
          <w:p w14:paraId="33AD18BE" w14:textId="77777777" w:rsidR="00EC375C" w:rsidRDefault="009352C4">
            <w:pPr>
              <w:pStyle w:val="Compact"/>
            </w:pPr>
            <w:r>
              <w:t>The percentage of CPU utilization on the server, including CPU utilization from both customer workload and Azure MySQL processes</w:t>
            </w:r>
          </w:p>
        </w:tc>
      </w:tr>
      <w:tr w:rsidR="00EC375C" w14:paraId="2CFA32CA" w14:textId="77777777">
        <w:tc>
          <w:tcPr>
            <w:tcW w:w="0" w:type="auto"/>
          </w:tcPr>
          <w:p w14:paraId="5F44C5BE" w14:textId="77777777" w:rsidR="00EC375C" w:rsidRDefault="009352C4">
            <w:pPr>
              <w:pStyle w:val="Compact"/>
            </w:pPr>
            <w:r>
              <w:t>Host Network In</w:t>
            </w:r>
          </w:p>
        </w:tc>
        <w:tc>
          <w:tcPr>
            <w:tcW w:w="0" w:type="auto"/>
          </w:tcPr>
          <w:p w14:paraId="6C62F41F" w14:textId="77777777" w:rsidR="00EC375C" w:rsidRDefault="009352C4">
            <w:pPr>
              <w:pStyle w:val="Compact"/>
            </w:pPr>
            <w:r>
              <w:t>network_bytes_ingress</w:t>
            </w:r>
          </w:p>
        </w:tc>
        <w:tc>
          <w:tcPr>
            <w:tcW w:w="0" w:type="auto"/>
          </w:tcPr>
          <w:p w14:paraId="2B3C2AE5" w14:textId="77777777" w:rsidR="00EC375C" w:rsidRDefault="009352C4">
            <w:pPr>
              <w:pStyle w:val="Compact"/>
            </w:pPr>
            <w:r>
              <w:t>Bytes</w:t>
            </w:r>
          </w:p>
        </w:tc>
        <w:tc>
          <w:tcPr>
            <w:tcW w:w="0" w:type="auto"/>
          </w:tcPr>
          <w:p w14:paraId="3E4660BE" w14:textId="77777777" w:rsidR="00EC375C" w:rsidRDefault="009352C4">
            <w:pPr>
              <w:pStyle w:val="Compact"/>
            </w:pPr>
            <w:r>
              <w:t>Incoming network traffic on the server, including traffic from both customer database and Azure MySQL features like replication, monitoring, logs etc.</w:t>
            </w:r>
          </w:p>
        </w:tc>
      </w:tr>
      <w:tr w:rsidR="00EC375C" w14:paraId="252714D9" w14:textId="77777777">
        <w:tc>
          <w:tcPr>
            <w:tcW w:w="0" w:type="auto"/>
          </w:tcPr>
          <w:p w14:paraId="157B3A17" w14:textId="77777777" w:rsidR="00EC375C" w:rsidRDefault="009352C4">
            <w:pPr>
              <w:pStyle w:val="Compact"/>
            </w:pPr>
            <w:r>
              <w:t>Host Network out</w:t>
            </w:r>
          </w:p>
        </w:tc>
        <w:tc>
          <w:tcPr>
            <w:tcW w:w="0" w:type="auto"/>
          </w:tcPr>
          <w:p w14:paraId="33703B81" w14:textId="77777777" w:rsidR="00EC375C" w:rsidRDefault="009352C4">
            <w:pPr>
              <w:pStyle w:val="Compact"/>
            </w:pPr>
            <w:r>
              <w:t>network_bytes_egress</w:t>
            </w:r>
          </w:p>
        </w:tc>
        <w:tc>
          <w:tcPr>
            <w:tcW w:w="0" w:type="auto"/>
          </w:tcPr>
          <w:p w14:paraId="73A791B6" w14:textId="77777777" w:rsidR="00EC375C" w:rsidRDefault="009352C4">
            <w:pPr>
              <w:pStyle w:val="Compact"/>
            </w:pPr>
            <w:r>
              <w:t>Bytes</w:t>
            </w:r>
          </w:p>
        </w:tc>
        <w:tc>
          <w:tcPr>
            <w:tcW w:w="0" w:type="auto"/>
          </w:tcPr>
          <w:p w14:paraId="7E8DE8C0" w14:textId="77777777" w:rsidR="00EC375C" w:rsidRDefault="009352C4">
            <w:pPr>
              <w:pStyle w:val="Compact"/>
            </w:pPr>
            <w:r>
              <w:t>Outgoing network traffic on the server, including traffic from both customer database and Azure MySQL features like replication, monitoring, logs etc.</w:t>
            </w:r>
          </w:p>
        </w:tc>
      </w:tr>
      <w:tr w:rsidR="00EC375C" w14:paraId="6BFBF2A8" w14:textId="77777777">
        <w:tc>
          <w:tcPr>
            <w:tcW w:w="0" w:type="auto"/>
          </w:tcPr>
          <w:p w14:paraId="67578F7D" w14:textId="77777777" w:rsidR="00EC375C" w:rsidRDefault="009352C4">
            <w:pPr>
              <w:pStyle w:val="Compact"/>
            </w:pPr>
            <w:r>
              <w:t>Replication Lag</w:t>
            </w:r>
          </w:p>
        </w:tc>
        <w:tc>
          <w:tcPr>
            <w:tcW w:w="0" w:type="auto"/>
          </w:tcPr>
          <w:p w14:paraId="25289344" w14:textId="77777777" w:rsidR="00EC375C" w:rsidRDefault="009352C4">
            <w:pPr>
              <w:pStyle w:val="Compact"/>
            </w:pPr>
            <w:r>
              <w:t>replication_lag</w:t>
            </w:r>
          </w:p>
        </w:tc>
        <w:tc>
          <w:tcPr>
            <w:tcW w:w="0" w:type="auto"/>
          </w:tcPr>
          <w:p w14:paraId="20A65DEA" w14:textId="77777777" w:rsidR="00EC375C" w:rsidRDefault="009352C4">
            <w:pPr>
              <w:pStyle w:val="Compact"/>
            </w:pPr>
            <w:r>
              <w:t>Seconds</w:t>
            </w:r>
          </w:p>
        </w:tc>
        <w:tc>
          <w:tcPr>
            <w:tcW w:w="0" w:type="auto"/>
          </w:tcPr>
          <w:p w14:paraId="296D950E" w14:textId="77777777" w:rsidR="00EC375C" w:rsidRDefault="009352C4">
            <w:pPr>
              <w:pStyle w:val="Compact"/>
            </w:pPr>
            <w:r>
              <w:t>The time since the last replayed transaction. This metric is available for replica servers only.</w:t>
            </w:r>
          </w:p>
        </w:tc>
      </w:tr>
      <w:tr w:rsidR="00EC375C" w14:paraId="21B4C91B" w14:textId="77777777">
        <w:tc>
          <w:tcPr>
            <w:tcW w:w="0" w:type="auto"/>
          </w:tcPr>
          <w:p w14:paraId="3B98F631" w14:textId="77777777" w:rsidR="00EC375C" w:rsidRDefault="009352C4">
            <w:pPr>
              <w:pStyle w:val="Compact"/>
            </w:pPr>
            <w:r>
              <w:t>Active Connections</w:t>
            </w:r>
          </w:p>
        </w:tc>
        <w:tc>
          <w:tcPr>
            <w:tcW w:w="0" w:type="auto"/>
          </w:tcPr>
          <w:p w14:paraId="762983A6" w14:textId="77777777" w:rsidR="00EC375C" w:rsidRDefault="009352C4">
            <w:pPr>
              <w:pStyle w:val="Compact"/>
            </w:pPr>
            <w:r>
              <w:t>active_connection</w:t>
            </w:r>
          </w:p>
        </w:tc>
        <w:tc>
          <w:tcPr>
            <w:tcW w:w="0" w:type="auto"/>
          </w:tcPr>
          <w:p w14:paraId="31AC6CF1" w14:textId="77777777" w:rsidR="00EC375C" w:rsidRDefault="009352C4">
            <w:pPr>
              <w:pStyle w:val="Compact"/>
            </w:pPr>
            <w:r>
              <w:t>Count</w:t>
            </w:r>
          </w:p>
        </w:tc>
        <w:tc>
          <w:tcPr>
            <w:tcW w:w="0" w:type="auto"/>
          </w:tcPr>
          <w:p w14:paraId="3EDC3A49" w14:textId="77777777" w:rsidR="00EC375C" w:rsidRDefault="009352C4">
            <w:pPr>
              <w:pStyle w:val="Compact"/>
            </w:pPr>
            <w:r>
              <w:t>The number of active connections to the server.</w:t>
            </w:r>
          </w:p>
        </w:tc>
      </w:tr>
      <w:tr w:rsidR="00EC375C" w14:paraId="577E5B5F" w14:textId="77777777">
        <w:tc>
          <w:tcPr>
            <w:tcW w:w="0" w:type="auto"/>
          </w:tcPr>
          <w:p w14:paraId="2F93C855" w14:textId="77777777" w:rsidR="00EC375C" w:rsidRDefault="009352C4">
            <w:pPr>
              <w:pStyle w:val="Compact"/>
            </w:pPr>
            <w:r>
              <w:t>Backup Storage Used</w:t>
            </w:r>
          </w:p>
        </w:tc>
        <w:tc>
          <w:tcPr>
            <w:tcW w:w="0" w:type="auto"/>
          </w:tcPr>
          <w:p w14:paraId="53792F35" w14:textId="77777777" w:rsidR="00EC375C" w:rsidRDefault="009352C4">
            <w:pPr>
              <w:pStyle w:val="Compact"/>
            </w:pPr>
            <w:r>
              <w:t>backup_storage_used</w:t>
            </w:r>
          </w:p>
        </w:tc>
        <w:tc>
          <w:tcPr>
            <w:tcW w:w="0" w:type="auto"/>
          </w:tcPr>
          <w:p w14:paraId="6B14E549" w14:textId="77777777" w:rsidR="00EC375C" w:rsidRDefault="009352C4">
            <w:pPr>
              <w:pStyle w:val="Compact"/>
            </w:pPr>
            <w:r>
              <w:t>Bytes</w:t>
            </w:r>
          </w:p>
        </w:tc>
        <w:tc>
          <w:tcPr>
            <w:tcW w:w="0" w:type="auto"/>
          </w:tcPr>
          <w:p w14:paraId="1BAD03FA" w14:textId="77777777" w:rsidR="00EC375C" w:rsidRDefault="009352C4">
            <w:pPr>
              <w:pStyle w:val="Compact"/>
            </w:pPr>
            <w:r>
              <w:t>The amount of backup storage used.</w:t>
            </w:r>
          </w:p>
        </w:tc>
      </w:tr>
      <w:tr w:rsidR="00EC375C" w14:paraId="2DDD2BCF" w14:textId="77777777">
        <w:tc>
          <w:tcPr>
            <w:tcW w:w="0" w:type="auto"/>
          </w:tcPr>
          <w:p w14:paraId="25842547" w14:textId="77777777" w:rsidR="00EC375C" w:rsidRDefault="009352C4">
            <w:pPr>
              <w:pStyle w:val="Compact"/>
            </w:pPr>
            <w:r>
              <w:t>IO percent</w:t>
            </w:r>
          </w:p>
        </w:tc>
        <w:tc>
          <w:tcPr>
            <w:tcW w:w="0" w:type="auto"/>
          </w:tcPr>
          <w:p w14:paraId="5996DF7F" w14:textId="77777777" w:rsidR="00EC375C" w:rsidRDefault="009352C4">
            <w:pPr>
              <w:pStyle w:val="Compact"/>
            </w:pPr>
            <w:r>
              <w:t>io_consumption_percent</w:t>
            </w:r>
          </w:p>
        </w:tc>
        <w:tc>
          <w:tcPr>
            <w:tcW w:w="0" w:type="auto"/>
          </w:tcPr>
          <w:p w14:paraId="0C08E8A7" w14:textId="77777777" w:rsidR="00EC375C" w:rsidRDefault="009352C4">
            <w:pPr>
              <w:pStyle w:val="Compact"/>
            </w:pPr>
            <w:r>
              <w:t>Percent</w:t>
            </w:r>
          </w:p>
        </w:tc>
        <w:tc>
          <w:tcPr>
            <w:tcW w:w="0" w:type="auto"/>
          </w:tcPr>
          <w:p w14:paraId="4CD1F628" w14:textId="77777777" w:rsidR="00EC375C" w:rsidRDefault="009352C4">
            <w:pPr>
              <w:pStyle w:val="Compact"/>
            </w:pPr>
            <w:r>
              <w:t>The percentage of IO in use.</w:t>
            </w:r>
          </w:p>
        </w:tc>
      </w:tr>
      <w:tr w:rsidR="00EC375C" w14:paraId="7A543525" w14:textId="77777777">
        <w:tc>
          <w:tcPr>
            <w:tcW w:w="0" w:type="auto"/>
          </w:tcPr>
          <w:p w14:paraId="18E65E6C" w14:textId="77777777" w:rsidR="00EC375C" w:rsidRDefault="009352C4">
            <w:pPr>
              <w:pStyle w:val="Compact"/>
            </w:pPr>
            <w:r>
              <w:t>Host Memory Percent</w:t>
            </w:r>
          </w:p>
        </w:tc>
        <w:tc>
          <w:tcPr>
            <w:tcW w:w="0" w:type="auto"/>
          </w:tcPr>
          <w:p w14:paraId="58C10DE1" w14:textId="77777777" w:rsidR="00EC375C" w:rsidRDefault="009352C4">
            <w:pPr>
              <w:pStyle w:val="Compact"/>
            </w:pPr>
            <w:r>
              <w:t>memory_percent</w:t>
            </w:r>
          </w:p>
        </w:tc>
        <w:tc>
          <w:tcPr>
            <w:tcW w:w="0" w:type="auto"/>
          </w:tcPr>
          <w:p w14:paraId="013E56DF" w14:textId="77777777" w:rsidR="00EC375C" w:rsidRDefault="009352C4">
            <w:pPr>
              <w:pStyle w:val="Compact"/>
            </w:pPr>
            <w:r>
              <w:t>Percent</w:t>
            </w:r>
          </w:p>
        </w:tc>
        <w:tc>
          <w:tcPr>
            <w:tcW w:w="0" w:type="auto"/>
          </w:tcPr>
          <w:p w14:paraId="4F974C3A" w14:textId="77777777" w:rsidR="00EC375C" w:rsidRDefault="009352C4">
            <w:pPr>
              <w:pStyle w:val="Compact"/>
            </w:pPr>
            <w:r>
              <w:t>The percentage of memory in use on the server, including memory utilization from both customer workload and Azure MySQL processes</w:t>
            </w:r>
          </w:p>
        </w:tc>
      </w:tr>
      <w:tr w:rsidR="00EC375C" w14:paraId="3A87C698" w14:textId="77777777">
        <w:tc>
          <w:tcPr>
            <w:tcW w:w="0" w:type="auto"/>
          </w:tcPr>
          <w:p w14:paraId="0B87BD36" w14:textId="77777777" w:rsidR="00EC375C" w:rsidRDefault="009352C4">
            <w:pPr>
              <w:pStyle w:val="Compact"/>
            </w:pPr>
            <w:r>
              <w:t>Storage Limit</w:t>
            </w:r>
          </w:p>
        </w:tc>
        <w:tc>
          <w:tcPr>
            <w:tcW w:w="0" w:type="auto"/>
          </w:tcPr>
          <w:p w14:paraId="71728254" w14:textId="77777777" w:rsidR="00EC375C" w:rsidRDefault="009352C4">
            <w:pPr>
              <w:pStyle w:val="Compact"/>
            </w:pPr>
            <w:r>
              <w:t>storage_limit</w:t>
            </w:r>
          </w:p>
        </w:tc>
        <w:tc>
          <w:tcPr>
            <w:tcW w:w="0" w:type="auto"/>
          </w:tcPr>
          <w:p w14:paraId="50FEB5D1" w14:textId="77777777" w:rsidR="00EC375C" w:rsidRDefault="009352C4">
            <w:pPr>
              <w:pStyle w:val="Compact"/>
            </w:pPr>
            <w:r>
              <w:t>Bytes</w:t>
            </w:r>
          </w:p>
        </w:tc>
        <w:tc>
          <w:tcPr>
            <w:tcW w:w="0" w:type="auto"/>
          </w:tcPr>
          <w:p w14:paraId="569202F1" w14:textId="77777777" w:rsidR="00EC375C" w:rsidRDefault="009352C4">
            <w:pPr>
              <w:pStyle w:val="Compact"/>
            </w:pPr>
            <w:r>
              <w:t>The maximum storage for this server.</w:t>
            </w:r>
          </w:p>
        </w:tc>
      </w:tr>
      <w:tr w:rsidR="00EC375C" w14:paraId="3244951B" w14:textId="77777777">
        <w:tc>
          <w:tcPr>
            <w:tcW w:w="0" w:type="auto"/>
          </w:tcPr>
          <w:p w14:paraId="05DA9668" w14:textId="77777777" w:rsidR="00EC375C" w:rsidRDefault="009352C4">
            <w:pPr>
              <w:pStyle w:val="Compact"/>
            </w:pPr>
            <w:r>
              <w:t>Storage Percent</w:t>
            </w:r>
          </w:p>
        </w:tc>
        <w:tc>
          <w:tcPr>
            <w:tcW w:w="0" w:type="auto"/>
          </w:tcPr>
          <w:p w14:paraId="2DC8B773" w14:textId="77777777" w:rsidR="00EC375C" w:rsidRDefault="009352C4">
            <w:pPr>
              <w:pStyle w:val="Compact"/>
            </w:pPr>
            <w:r>
              <w:t>storage_percent</w:t>
            </w:r>
          </w:p>
        </w:tc>
        <w:tc>
          <w:tcPr>
            <w:tcW w:w="0" w:type="auto"/>
          </w:tcPr>
          <w:p w14:paraId="08327BF1" w14:textId="77777777" w:rsidR="00EC375C" w:rsidRDefault="009352C4">
            <w:pPr>
              <w:pStyle w:val="Compact"/>
            </w:pPr>
            <w:r>
              <w:t>Percent</w:t>
            </w:r>
          </w:p>
        </w:tc>
        <w:tc>
          <w:tcPr>
            <w:tcW w:w="0" w:type="auto"/>
          </w:tcPr>
          <w:p w14:paraId="13C972C4" w14:textId="77777777" w:rsidR="00EC375C" w:rsidRDefault="009352C4">
            <w:pPr>
              <w:pStyle w:val="Compact"/>
            </w:pPr>
            <w:r>
              <w:t>The percentage of storage used out of the server’s maximum.</w:t>
            </w:r>
          </w:p>
        </w:tc>
      </w:tr>
      <w:tr w:rsidR="00EC375C" w14:paraId="50D05DAA" w14:textId="77777777">
        <w:tc>
          <w:tcPr>
            <w:tcW w:w="0" w:type="auto"/>
          </w:tcPr>
          <w:p w14:paraId="0C1906BA" w14:textId="77777777" w:rsidR="00EC375C" w:rsidRDefault="009352C4">
            <w:pPr>
              <w:pStyle w:val="Compact"/>
            </w:pPr>
            <w:r>
              <w:t>Storage Used</w:t>
            </w:r>
          </w:p>
        </w:tc>
        <w:tc>
          <w:tcPr>
            <w:tcW w:w="0" w:type="auto"/>
          </w:tcPr>
          <w:p w14:paraId="3723BFD9" w14:textId="77777777" w:rsidR="00EC375C" w:rsidRDefault="009352C4">
            <w:pPr>
              <w:pStyle w:val="Compact"/>
            </w:pPr>
            <w:r>
              <w:t>storage_used</w:t>
            </w:r>
          </w:p>
        </w:tc>
        <w:tc>
          <w:tcPr>
            <w:tcW w:w="0" w:type="auto"/>
          </w:tcPr>
          <w:p w14:paraId="7183BD19" w14:textId="77777777" w:rsidR="00EC375C" w:rsidRDefault="009352C4">
            <w:pPr>
              <w:pStyle w:val="Compact"/>
            </w:pPr>
            <w:r>
              <w:t>Bytes</w:t>
            </w:r>
          </w:p>
        </w:tc>
        <w:tc>
          <w:tcPr>
            <w:tcW w:w="0" w:type="auto"/>
          </w:tcPr>
          <w:p w14:paraId="65FA5D0B" w14:textId="77777777" w:rsidR="00EC375C" w:rsidRDefault="009352C4">
            <w:pPr>
              <w:pStyle w:val="Compact"/>
            </w:pPr>
            <w:r>
              <w:t>The amount of storage in use. The storage used by the service may include the database files, transaction logs, and the server logs.</w:t>
            </w:r>
          </w:p>
        </w:tc>
      </w:tr>
      <w:tr w:rsidR="00EC375C" w14:paraId="1A2D331D" w14:textId="77777777">
        <w:tc>
          <w:tcPr>
            <w:tcW w:w="0" w:type="auto"/>
          </w:tcPr>
          <w:p w14:paraId="64A62776" w14:textId="77777777" w:rsidR="00EC375C" w:rsidRDefault="009352C4">
            <w:pPr>
              <w:pStyle w:val="Compact"/>
            </w:pPr>
            <w:r>
              <w:t>Total connections</w:t>
            </w:r>
          </w:p>
        </w:tc>
        <w:tc>
          <w:tcPr>
            <w:tcW w:w="0" w:type="auto"/>
          </w:tcPr>
          <w:p w14:paraId="5544B880" w14:textId="77777777" w:rsidR="00EC375C" w:rsidRDefault="009352C4">
            <w:pPr>
              <w:pStyle w:val="Compact"/>
            </w:pPr>
            <w:r>
              <w:t>total_connections</w:t>
            </w:r>
          </w:p>
        </w:tc>
        <w:tc>
          <w:tcPr>
            <w:tcW w:w="0" w:type="auto"/>
          </w:tcPr>
          <w:p w14:paraId="4866F026" w14:textId="77777777" w:rsidR="00EC375C" w:rsidRDefault="009352C4">
            <w:pPr>
              <w:pStyle w:val="Compact"/>
            </w:pPr>
            <w:r>
              <w:t>Count</w:t>
            </w:r>
          </w:p>
        </w:tc>
        <w:tc>
          <w:tcPr>
            <w:tcW w:w="0" w:type="auto"/>
          </w:tcPr>
          <w:p w14:paraId="3017BFFE" w14:textId="77777777" w:rsidR="00EC375C" w:rsidRDefault="009352C4">
            <w:pPr>
              <w:pStyle w:val="Compact"/>
            </w:pPr>
            <w:r>
              <w:t>The number of total connections to the server</w:t>
            </w:r>
          </w:p>
        </w:tc>
      </w:tr>
      <w:tr w:rsidR="00EC375C" w14:paraId="0209D431" w14:textId="77777777">
        <w:tc>
          <w:tcPr>
            <w:tcW w:w="0" w:type="auto"/>
          </w:tcPr>
          <w:p w14:paraId="530EB015" w14:textId="77777777" w:rsidR="00EC375C" w:rsidRDefault="009352C4">
            <w:pPr>
              <w:pStyle w:val="Compact"/>
            </w:pPr>
            <w:r>
              <w:t>Aborted Connections</w:t>
            </w:r>
          </w:p>
        </w:tc>
        <w:tc>
          <w:tcPr>
            <w:tcW w:w="0" w:type="auto"/>
          </w:tcPr>
          <w:p w14:paraId="7585F995" w14:textId="77777777" w:rsidR="00EC375C" w:rsidRDefault="009352C4">
            <w:pPr>
              <w:pStyle w:val="Compact"/>
            </w:pPr>
            <w:r>
              <w:t>aborted_connections</w:t>
            </w:r>
          </w:p>
        </w:tc>
        <w:tc>
          <w:tcPr>
            <w:tcW w:w="0" w:type="auto"/>
          </w:tcPr>
          <w:p w14:paraId="2FC4AECF" w14:textId="77777777" w:rsidR="00EC375C" w:rsidRDefault="009352C4">
            <w:pPr>
              <w:pStyle w:val="Compact"/>
            </w:pPr>
            <w:r>
              <w:t>Count</w:t>
            </w:r>
          </w:p>
        </w:tc>
        <w:tc>
          <w:tcPr>
            <w:tcW w:w="0" w:type="auto"/>
          </w:tcPr>
          <w:p w14:paraId="27730169" w14:textId="77777777" w:rsidR="00EC375C" w:rsidRDefault="009352C4">
            <w:pPr>
              <w:pStyle w:val="Compact"/>
            </w:pPr>
            <w:r>
              <w:t>The number of failed attempts to connect to the MySQL, for example, failed connection due to bad credentials.</w:t>
            </w:r>
          </w:p>
        </w:tc>
      </w:tr>
      <w:tr w:rsidR="00EC375C" w14:paraId="348E8A44" w14:textId="77777777">
        <w:tc>
          <w:tcPr>
            <w:tcW w:w="0" w:type="auto"/>
          </w:tcPr>
          <w:p w14:paraId="4E1E145F" w14:textId="77777777" w:rsidR="00EC375C" w:rsidRDefault="009352C4">
            <w:pPr>
              <w:pStyle w:val="Compact"/>
            </w:pPr>
            <w:r>
              <w:t>Queries</w:t>
            </w:r>
          </w:p>
        </w:tc>
        <w:tc>
          <w:tcPr>
            <w:tcW w:w="0" w:type="auto"/>
          </w:tcPr>
          <w:p w14:paraId="73005FAC" w14:textId="77777777" w:rsidR="00EC375C" w:rsidRDefault="009352C4">
            <w:pPr>
              <w:pStyle w:val="Compact"/>
            </w:pPr>
            <w:r>
              <w:t>queries</w:t>
            </w:r>
          </w:p>
        </w:tc>
        <w:tc>
          <w:tcPr>
            <w:tcW w:w="0" w:type="auto"/>
          </w:tcPr>
          <w:p w14:paraId="70632E2F" w14:textId="77777777" w:rsidR="00EC375C" w:rsidRDefault="009352C4">
            <w:pPr>
              <w:pStyle w:val="Compact"/>
            </w:pPr>
            <w:r>
              <w:t>Count</w:t>
            </w:r>
          </w:p>
        </w:tc>
        <w:tc>
          <w:tcPr>
            <w:tcW w:w="0" w:type="auto"/>
          </w:tcPr>
          <w:p w14:paraId="27EFC613" w14:textId="77777777" w:rsidR="00EC375C" w:rsidRDefault="009352C4">
            <w:pPr>
              <w:pStyle w:val="Compact"/>
            </w:pPr>
            <w:r>
              <w:t>The number of queries per second</w:t>
            </w:r>
          </w:p>
        </w:tc>
      </w:tr>
    </w:tbl>
    <w:p w14:paraId="5B5B117E" w14:textId="77777777" w:rsidR="00EC375C" w:rsidRDefault="009352C4">
      <w:pPr>
        <w:pStyle w:val="BlockText"/>
      </w:pPr>
      <w:r>
        <w:t xml:space="preserve">For a similar list for Single Server, consult </w:t>
      </w:r>
      <w:hyperlink r:id="rId207">
        <w:r>
          <w:rPr>
            <w:rStyle w:val="FootnoteReference"/>
          </w:rPr>
          <w:t>this document.</w:t>
        </w:r>
      </w:hyperlink>
    </w:p>
    <w:p w14:paraId="4FBAF0DB" w14:textId="77777777" w:rsidR="00EC375C" w:rsidRDefault="009352C4">
      <w:pPr>
        <w:pStyle w:val="Heading2"/>
      </w:pPr>
      <w:bookmarkStart w:id="203" w:name="_Toc91504998"/>
      <w:bookmarkStart w:id="204" w:name="best-practices-with-metrics"/>
      <w:r>
        <w:t>Best Practices with Metrics</w:t>
      </w:r>
      <w:bookmarkEnd w:id="203"/>
    </w:p>
    <w:p w14:paraId="51B6D27B" w14:textId="77777777" w:rsidR="00EC375C" w:rsidRDefault="009352C4">
      <w:pPr>
        <w:pStyle w:val="FirstParagraph"/>
      </w:pPr>
      <w:r>
        <w:t xml:space="preserve">Here are some scenarios of how aggregating metrics over time generates insights. Read the </w:t>
      </w:r>
      <w:hyperlink r:id="rId208">
        <w:r>
          <w:rPr>
            <w:rStyle w:val="FootnoteReference"/>
          </w:rPr>
          <w:t>Microsoft blog</w:t>
        </w:r>
      </w:hyperlink>
      <w:r>
        <w:t xml:space="preserve"> for more examples.</w:t>
      </w:r>
    </w:p>
    <w:p w14:paraId="6DB5991D" w14:textId="77777777" w:rsidR="00EC375C" w:rsidRDefault="009352C4">
      <w:pPr>
        <w:pStyle w:val="Compact"/>
        <w:numPr>
          <w:ilvl w:val="0"/>
          <w:numId w:val="54"/>
        </w:numPr>
      </w:pPr>
      <w:r>
        <w:t xml:space="preserve">If there were </w:t>
      </w:r>
      <w:r>
        <w:rPr>
          <w:b/>
          <w:bCs/>
        </w:rPr>
        <w:t>10</w:t>
      </w:r>
      <w:r>
        <w:t xml:space="preserve"> or more failed connections (total of </w:t>
      </w:r>
      <w:r>
        <w:rPr>
          <w:rStyle w:val="VerbatimChar"/>
        </w:rPr>
        <w:t>aborted_connections</w:t>
      </w:r>
      <w:r>
        <w:t xml:space="preserve"> in Flexible Server) in the last </w:t>
      </w:r>
      <w:r>
        <w:rPr>
          <w:b/>
          <w:bCs/>
        </w:rPr>
        <w:t>30</w:t>
      </w:r>
      <w:r>
        <w:t xml:space="preserve"> minutes, then send an email alert</w:t>
      </w:r>
    </w:p>
    <w:p w14:paraId="6ABFE4F8" w14:textId="77777777" w:rsidR="00EC375C" w:rsidRDefault="009352C4">
      <w:pPr>
        <w:pStyle w:val="Compact"/>
        <w:numPr>
          <w:ilvl w:val="1"/>
          <w:numId w:val="55"/>
        </w:numPr>
      </w:pPr>
      <w:r>
        <w:t>This may indicate incorrect credentials or an SSL issue in the application</w:t>
      </w:r>
    </w:p>
    <w:p w14:paraId="5EBFEC9D" w14:textId="77777777" w:rsidR="00EC375C" w:rsidRDefault="009352C4">
      <w:pPr>
        <w:pStyle w:val="Compact"/>
        <w:numPr>
          <w:ilvl w:val="0"/>
          <w:numId w:val="54"/>
        </w:numPr>
      </w:pPr>
      <w:r>
        <w:t xml:space="preserve">If IOPS was </w:t>
      </w:r>
      <w:r>
        <w:rPr>
          <w:b/>
          <w:bCs/>
        </w:rPr>
        <w:t>90%</w:t>
      </w:r>
      <w:r>
        <w:t xml:space="preserve"> or more of capacity (average of </w:t>
      </w:r>
      <w:r>
        <w:rPr>
          <w:rStyle w:val="VerbatimChar"/>
        </w:rPr>
        <w:t>io_consumption_percent</w:t>
      </w:r>
      <w:r>
        <w:t xml:space="preserve"> in Flexible Server) for at least </w:t>
      </w:r>
      <w:r>
        <w:rPr>
          <w:b/>
          <w:bCs/>
        </w:rPr>
        <w:t>1</w:t>
      </w:r>
      <w:r>
        <w:t xml:space="preserve"> hour, then call a webhook</w:t>
      </w:r>
    </w:p>
    <w:p w14:paraId="03E519CE" w14:textId="77777777" w:rsidR="00EC375C" w:rsidRDefault="009352C4">
      <w:pPr>
        <w:pStyle w:val="Compact"/>
        <w:numPr>
          <w:ilvl w:val="1"/>
          <w:numId w:val="56"/>
        </w:numPr>
      </w:pPr>
      <w:r>
        <w:t xml:space="preserve">Excessive IO usage affects the performance of transactional workloads, so </w:t>
      </w:r>
      <w:hyperlink r:id="rId209">
        <w:r>
          <w:rPr>
            <w:rStyle w:val="FootnoteReference"/>
          </w:rPr>
          <w:t>scale storage to increase IOPS capacity or provision additional IOPS</w:t>
        </w:r>
      </w:hyperlink>
    </w:p>
    <w:p w14:paraId="071BB45A" w14:textId="77777777" w:rsidR="00EC375C" w:rsidRDefault="009352C4">
      <w:pPr>
        <w:pStyle w:val="Compact"/>
        <w:numPr>
          <w:ilvl w:val="1"/>
          <w:numId w:val="56"/>
        </w:numPr>
      </w:pPr>
      <w:r>
        <w:t>See the linked CLI examples for automatic scaling based on metrics</w:t>
      </w:r>
    </w:p>
    <w:p w14:paraId="4CE2A33B" w14:textId="77777777" w:rsidR="00EC375C" w:rsidRDefault="009352C4">
      <w:pPr>
        <w:pStyle w:val="Heading2"/>
      </w:pPr>
      <w:bookmarkStart w:id="205" w:name="_Toc91504999"/>
      <w:bookmarkStart w:id="206" w:name="alerting-concepts"/>
      <w:bookmarkEnd w:id="204"/>
      <w:r>
        <w:t>Alerting Concepts</w:t>
      </w:r>
      <w:bookmarkEnd w:id="205"/>
    </w:p>
    <w:p w14:paraId="2D9CF3AA" w14:textId="77777777" w:rsidR="00EC375C" w:rsidRDefault="009352C4">
      <w:pPr>
        <w:numPr>
          <w:ilvl w:val="0"/>
          <w:numId w:val="57"/>
        </w:numPr>
      </w:pPr>
      <w:r>
        <w:rPr>
          <w:b/>
          <w:bCs/>
        </w:rPr>
        <w:t>Alert rules</w:t>
      </w:r>
      <w:r>
        <w:t xml:space="preserve"> specify the metric to monitor (e.g. </w:t>
      </w:r>
      <w:r>
        <w:rPr>
          <w:rStyle w:val="VerbatimChar"/>
        </w:rPr>
        <w:t>aborted_connections</w:t>
      </w:r>
      <w:r>
        <w:t xml:space="preserve">), an aggregation for that metric (e.g. the </w:t>
      </w:r>
      <w:r>
        <w:rPr>
          <w:rStyle w:val="VerbatimChar"/>
        </w:rPr>
        <w:t>total</w:t>
      </w:r>
      <w:r>
        <w:t>), a threshold for the aggregated value (e.g. </w:t>
      </w:r>
      <w:r>
        <w:rPr>
          <w:rStyle w:val="VerbatimChar"/>
        </w:rPr>
        <w:t>10 connections</w:t>
      </w:r>
      <w:r>
        <w:t>), a time window for the aggregation (e.g. </w:t>
      </w:r>
      <w:r>
        <w:rPr>
          <w:rStyle w:val="VerbatimChar"/>
        </w:rPr>
        <w:t>30 minutes</w:t>
      </w:r>
      <w:r>
        <w:t xml:space="preserve">), and a polling frequency (e.g. check if the previous conditions are met every </w:t>
      </w:r>
      <w:r>
        <w:rPr>
          <w:rStyle w:val="VerbatimChar"/>
        </w:rPr>
        <w:t>5 minutes</w:t>
      </w:r>
      <w:r>
        <w:t>)</w:t>
      </w:r>
    </w:p>
    <w:p w14:paraId="793C8371" w14:textId="77777777" w:rsidR="00EC375C" w:rsidRDefault="009352C4">
      <w:pPr>
        <w:numPr>
          <w:ilvl w:val="0"/>
          <w:numId w:val="57"/>
        </w:numPr>
      </w:pPr>
      <w:r>
        <w:rPr>
          <w:b/>
          <w:bCs/>
        </w:rPr>
        <w:t>Action groups</w:t>
      </w:r>
      <w:r>
        <w:t xml:space="preserve"> define notification actions, such as emailing or texting an administrator, and other actions to take, like calling a webhook or </w:t>
      </w:r>
      <w:hyperlink r:id="rId210">
        <w:r>
          <w:rPr>
            <w:rStyle w:val="FootnoteReference"/>
          </w:rPr>
          <w:t>Azure Automation Runbooks</w:t>
        </w:r>
      </w:hyperlink>
    </w:p>
    <w:p w14:paraId="218B7938" w14:textId="77777777" w:rsidR="00EC375C" w:rsidRDefault="009352C4">
      <w:pPr>
        <w:numPr>
          <w:ilvl w:val="0"/>
          <w:numId w:val="57"/>
        </w:numPr>
      </w:pPr>
      <w:r>
        <w:rPr>
          <w:b/>
          <w:bCs/>
        </w:rPr>
        <w:t>Alert processing rules</w:t>
      </w:r>
      <w:r>
        <w:t xml:space="preserve"> is a </w:t>
      </w:r>
      <w:r>
        <w:rPr>
          <w:i/>
          <w:iCs/>
        </w:rPr>
        <w:t>preview</w:t>
      </w:r>
      <w:r>
        <w:t xml:space="preserve"> feature that filters alerts as they are generated to modify the actions taken in response to that alert (i.e. by disabling action groups)</w:t>
      </w:r>
    </w:p>
    <w:p w14:paraId="7EB613DC" w14:textId="77777777" w:rsidR="00EC375C" w:rsidRDefault="009352C4">
      <w:pPr>
        <w:pStyle w:val="Heading2"/>
      </w:pPr>
      <w:bookmarkStart w:id="207" w:name="_Toc91505000"/>
      <w:bookmarkStart w:id="208" w:name="resources-3"/>
      <w:bookmarkEnd w:id="206"/>
      <w:r>
        <w:t>Resources</w:t>
      </w:r>
      <w:bookmarkEnd w:id="207"/>
    </w:p>
    <w:p w14:paraId="2A24D9CE" w14:textId="77777777" w:rsidR="00EC375C" w:rsidRDefault="009352C4">
      <w:pPr>
        <w:pStyle w:val="Heading3"/>
      </w:pPr>
      <w:bookmarkStart w:id="209" w:name="azure-cli-1"/>
      <w:r>
        <w:t>Azure CLI</w:t>
      </w:r>
    </w:p>
    <w:p w14:paraId="62C4897A" w14:textId="77777777" w:rsidR="00EC375C" w:rsidRDefault="009352C4">
      <w:pPr>
        <w:pStyle w:val="FirstParagraph"/>
      </w:pPr>
      <w:r>
        <w:t xml:space="preserve">Azure CLI provides the </w:t>
      </w:r>
      <w:r>
        <w:rPr>
          <w:rStyle w:val="VerbatimChar"/>
        </w:rPr>
        <w:t>az monitor</w:t>
      </w:r>
      <w:r>
        <w:t xml:space="preserve"> series of commands to manipulate action groups (</w:t>
      </w:r>
      <w:r>
        <w:rPr>
          <w:rStyle w:val="VerbatimChar"/>
        </w:rPr>
        <w:t>az monitor action-group</w:t>
      </w:r>
      <w:r>
        <w:t>), alert rules and metrics (</w:t>
      </w:r>
      <w:r>
        <w:rPr>
          <w:rStyle w:val="VerbatimChar"/>
        </w:rPr>
        <w:t>az monitor metrics</w:t>
      </w:r>
      <w:r>
        <w:t>), and more.</w:t>
      </w:r>
    </w:p>
    <w:p w14:paraId="28DAFEC3" w14:textId="77777777" w:rsidR="00EC375C" w:rsidRDefault="000500BB">
      <w:pPr>
        <w:pStyle w:val="Compact"/>
        <w:numPr>
          <w:ilvl w:val="0"/>
          <w:numId w:val="58"/>
        </w:numPr>
      </w:pPr>
      <w:hyperlink r:id="rId211">
        <w:r w:rsidR="009352C4">
          <w:rPr>
            <w:rStyle w:val="FootnoteReference"/>
          </w:rPr>
          <w:t>Azure CLI reference commands for Azure Monitor</w:t>
        </w:r>
      </w:hyperlink>
    </w:p>
    <w:p w14:paraId="746C58D3" w14:textId="77777777" w:rsidR="00EC375C" w:rsidRDefault="000500BB">
      <w:pPr>
        <w:pStyle w:val="Compact"/>
        <w:numPr>
          <w:ilvl w:val="0"/>
          <w:numId w:val="58"/>
        </w:numPr>
      </w:pPr>
      <w:hyperlink r:id="rId212">
        <w:r w:rsidR="009352C4">
          <w:rPr>
            <w:rStyle w:val="FootnoteReference"/>
          </w:rPr>
          <w:t>Monitor and scale an Azure Database for MySQL Flexible Server using Azure CLI</w:t>
        </w:r>
      </w:hyperlink>
    </w:p>
    <w:p w14:paraId="7B989C9F" w14:textId="77777777" w:rsidR="00EC375C" w:rsidRDefault="009352C4">
      <w:pPr>
        <w:pStyle w:val="Heading3"/>
      </w:pPr>
      <w:bookmarkStart w:id="210" w:name="azure-portal-1"/>
      <w:bookmarkEnd w:id="209"/>
      <w:r>
        <w:t>Azure Portal</w:t>
      </w:r>
    </w:p>
    <w:p w14:paraId="28BD7746" w14:textId="77777777" w:rsidR="00EC375C" w:rsidRDefault="009352C4">
      <w:pPr>
        <w:pStyle w:val="FirstParagraph"/>
      </w:pPr>
      <w:r>
        <w:t>While the Azure portal does not provide automation capabilities like the CLI or the REST API, it does support configurable dashboards and provides a strong introduction to monitoring metrics in MySQL.</w:t>
      </w:r>
    </w:p>
    <w:p w14:paraId="0795877C" w14:textId="77777777" w:rsidR="00EC375C" w:rsidRDefault="000500BB">
      <w:pPr>
        <w:pStyle w:val="Compact"/>
        <w:numPr>
          <w:ilvl w:val="0"/>
          <w:numId w:val="59"/>
        </w:numPr>
      </w:pPr>
      <w:hyperlink r:id="rId213">
        <w:r w:rsidR="009352C4">
          <w:rPr>
            <w:rStyle w:val="FootnoteReference"/>
          </w:rPr>
          <w:t>Set up alerts on metrics for Azure Database for MySQL - Flexible Server</w:t>
        </w:r>
      </w:hyperlink>
    </w:p>
    <w:p w14:paraId="0E7B455D" w14:textId="77777777" w:rsidR="00EC375C" w:rsidRDefault="000500BB">
      <w:pPr>
        <w:pStyle w:val="Compact"/>
        <w:numPr>
          <w:ilvl w:val="0"/>
          <w:numId w:val="59"/>
        </w:numPr>
      </w:pPr>
      <w:hyperlink r:id="rId214">
        <w:r w:rsidR="009352C4">
          <w:rPr>
            <w:rStyle w:val="FootnoteReference"/>
          </w:rPr>
          <w:t>Tutorial: Analyze metrics for an Azure resource</w:t>
        </w:r>
      </w:hyperlink>
    </w:p>
    <w:p w14:paraId="2A20C5CC" w14:textId="77777777" w:rsidR="00EC375C" w:rsidRDefault="009352C4">
      <w:pPr>
        <w:pStyle w:val="Heading3"/>
      </w:pPr>
      <w:bookmarkStart w:id="211" w:name="azure-monitor-rest-api"/>
      <w:bookmarkEnd w:id="210"/>
      <w:r>
        <w:t>Azure Monitor REST API</w:t>
      </w:r>
    </w:p>
    <w:p w14:paraId="4650E1C0" w14:textId="77777777" w:rsidR="00EC375C" w:rsidRDefault="009352C4">
      <w:pPr>
        <w:pStyle w:val="FirstParagraph"/>
      </w:pPr>
      <w:r>
        <w:t>The REST API allows applications to access metric values for integration with other applications or data storage systems, like Azure SQL Database. It also allows applications to manipulate alert rules.</w:t>
      </w:r>
    </w:p>
    <w:p w14:paraId="27F156E5" w14:textId="77777777" w:rsidR="00EC375C" w:rsidRDefault="009352C4">
      <w:pPr>
        <w:pStyle w:val="BodyText"/>
      </w:pPr>
      <w:r>
        <w:t>To interact with the REST API, applications first need to obtain an authentication token from Azure Active Directory.</w:t>
      </w:r>
    </w:p>
    <w:p w14:paraId="709F685A" w14:textId="77777777" w:rsidR="00EC375C" w:rsidRDefault="000500BB">
      <w:pPr>
        <w:pStyle w:val="Compact"/>
        <w:numPr>
          <w:ilvl w:val="0"/>
          <w:numId w:val="60"/>
        </w:numPr>
      </w:pPr>
      <w:hyperlink r:id="rId215">
        <w:r w:rsidR="009352C4">
          <w:rPr>
            <w:rStyle w:val="FootnoteReference"/>
          </w:rPr>
          <w:t>REST API Walkthrough</w:t>
        </w:r>
      </w:hyperlink>
    </w:p>
    <w:p w14:paraId="2E734ABE" w14:textId="77777777" w:rsidR="00EC375C" w:rsidRDefault="000500BB">
      <w:pPr>
        <w:pStyle w:val="Compact"/>
        <w:numPr>
          <w:ilvl w:val="0"/>
          <w:numId w:val="60"/>
        </w:numPr>
      </w:pPr>
      <w:hyperlink r:id="rId216">
        <w:r w:rsidR="009352C4">
          <w:rPr>
            <w:rStyle w:val="FootnoteReference"/>
          </w:rPr>
          <w:t>Azure Monitor REST API Reference</w:t>
        </w:r>
      </w:hyperlink>
    </w:p>
    <w:p w14:paraId="18073338" w14:textId="77777777" w:rsidR="00EC375C" w:rsidRDefault="009352C4">
      <w:pPr>
        <w:pStyle w:val="Heading2"/>
      </w:pPr>
      <w:bookmarkStart w:id="212" w:name="_Toc91505001"/>
      <w:bookmarkStart w:id="213" w:name="sample---azure-portal"/>
      <w:bookmarkEnd w:id="208"/>
      <w:bookmarkEnd w:id="211"/>
      <w:r>
        <w:t>Sample - Azure portal</w:t>
      </w:r>
      <w:bookmarkEnd w:id="212"/>
    </w:p>
    <w:p w14:paraId="674496CD" w14:textId="77777777" w:rsidR="00EC375C" w:rsidRDefault="009352C4">
      <w:pPr>
        <w:pStyle w:val="FirstParagraph"/>
      </w:pPr>
      <w:r>
        <w:t xml:space="preserve">In this example, I configured an alert rule called </w:t>
      </w:r>
      <w:r>
        <w:rPr>
          <w:b/>
          <w:bCs/>
        </w:rPr>
        <w:t>AbortedConnections</w:t>
      </w:r>
      <w:r>
        <w:t xml:space="preserve"> on the Flexible Server instance I provisioned previously. It fires an alert if there were 10 or more aborted connections in the last 30 minutes, polled at a frequency of five minutes. The alert files an action group called </w:t>
      </w:r>
      <w:r>
        <w:rPr>
          <w:b/>
          <w:bCs/>
        </w:rPr>
        <w:t>ServerNotifications</w:t>
      </w:r>
      <w:r>
        <w:t xml:space="preserve"> that sends me an email.</w:t>
      </w:r>
    </w:p>
    <w:p w14:paraId="4D5A1DCC" w14:textId="77777777" w:rsidR="00EC375C" w:rsidRDefault="009352C4">
      <w:pPr>
        <w:pStyle w:val="Figure"/>
      </w:pPr>
      <w:r>
        <w:rPr>
          <w:noProof/>
        </w:rPr>
        <w:drawing>
          <wp:inline distT="0" distB="0" distL="0" distR="0" wp14:anchorId="01A4CF0E" wp14:editId="2AA7F8AB">
            <wp:extent cx="5334000" cy="3527460"/>
            <wp:effectExtent l="0" t="0" r="0" b="0"/>
            <wp:docPr id="394"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395" name="Picture" descr="./media/aborted-connections-alert-rule.png"/>
                    <pic:cNvPicPr>
                      <a:picLocks noChangeAspect="1" noChangeArrowheads="1"/>
                    </pic:cNvPicPr>
                  </pic:nvPicPr>
                  <pic:blipFill>
                    <a:blip r:embed="rId217"/>
                    <a:stretch>
                      <a:fillRect/>
                    </a:stretch>
                  </pic:blipFill>
                  <pic:spPr bwMode="auto">
                    <a:xfrm>
                      <a:off x="0" y="0"/>
                      <a:ext cx="5334000" cy="3527460"/>
                    </a:xfrm>
                    <a:prstGeom prst="rect">
                      <a:avLst/>
                    </a:prstGeom>
                    <a:noFill/>
                    <a:ln w="9525">
                      <a:noFill/>
                      <a:headEnd/>
                      <a:tailEnd/>
                    </a:ln>
                  </pic:spPr>
                </pic:pic>
              </a:graphicData>
            </a:graphic>
          </wp:inline>
        </w:drawing>
      </w:r>
    </w:p>
    <w:p w14:paraId="15360775" w14:textId="77777777" w:rsidR="00EC375C" w:rsidRDefault="009352C4">
      <w:pPr>
        <w:pStyle w:val="TableCaption"/>
      </w:pPr>
      <w:r>
        <w:t>This image demonstrates the alert rule configuration and the configured action groups.</w:t>
      </w:r>
    </w:p>
    <w:p w14:paraId="54C8E001" w14:textId="77777777" w:rsidR="00EC375C" w:rsidRDefault="009352C4">
      <w:pPr>
        <w:pStyle w:val="BodyText"/>
      </w:pPr>
      <w:r>
        <w:t>After initiating multiple failed connections to the Flexible Server instance, I receive the following warning on my configured notification email address.</w:t>
      </w:r>
    </w:p>
    <w:p w14:paraId="394671A9" w14:textId="77777777" w:rsidR="00EC375C" w:rsidRDefault="009352C4">
      <w:pPr>
        <w:pStyle w:val="Figure"/>
      </w:pPr>
      <w:r>
        <w:rPr>
          <w:noProof/>
        </w:rPr>
        <w:drawing>
          <wp:inline distT="0" distB="0" distL="0" distR="0" wp14:anchorId="08FB94E3" wp14:editId="368B827F">
            <wp:extent cx="5334000" cy="3399873"/>
            <wp:effectExtent l="0" t="0" r="0" b="0"/>
            <wp:docPr id="397"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398" name="Picture" descr="./media/alert-rule-sent-to-email.png"/>
                    <pic:cNvPicPr>
                      <a:picLocks noChangeAspect="1" noChangeArrowheads="1"/>
                    </pic:cNvPicPr>
                  </pic:nvPicPr>
                  <pic:blipFill>
                    <a:blip r:embed="rId218"/>
                    <a:stretch>
                      <a:fillRect/>
                    </a:stretch>
                  </pic:blipFill>
                  <pic:spPr bwMode="auto">
                    <a:xfrm>
                      <a:off x="0" y="0"/>
                      <a:ext cx="5334000" cy="3399873"/>
                    </a:xfrm>
                    <a:prstGeom prst="rect">
                      <a:avLst/>
                    </a:prstGeom>
                    <a:noFill/>
                    <a:ln w="9525">
                      <a:noFill/>
                      <a:headEnd/>
                      <a:tailEnd/>
                    </a:ln>
                  </pic:spPr>
                </pic:pic>
              </a:graphicData>
            </a:graphic>
          </wp:inline>
        </w:drawing>
      </w:r>
    </w:p>
    <w:p w14:paraId="5E833E6E" w14:textId="77777777" w:rsidR="00EC375C" w:rsidRDefault="009352C4">
      <w:pPr>
        <w:pStyle w:val="TableCaption"/>
      </w:pPr>
      <w:r>
        <w:t>This image demonstrates the Azure Monitor alert rule sent to my email after attempting multiple failed connections.</w:t>
      </w:r>
    </w:p>
    <w:p w14:paraId="6BFEDA39" w14:textId="77777777" w:rsidR="00EC375C" w:rsidRDefault="009352C4">
      <w:pPr>
        <w:pStyle w:val="Heading1"/>
      </w:pPr>
      <w:bookmarkStart w:id="214" w:name="_Toc91505002"/>
      <w:bookmarkStart w:id="215" w:name="audit-logging"/>
      <w:bookmarkEnd w:id="202"/>
      <w:bookmarkEnd w:id="213"/>
      <w:r>
        <w:t>Audit Logging</w:t>
      </w:r>
      <w:bookmarkEnd w:id="214"/>
    </w:p>
    <w:p w14:paraId="2B06BBDD" w14:textId="26F2B7A9" w:rsidR="00EC375C" w:rsidRDefault="009352C4">
      <w:pPr>
        <w:pStyle w:val="FirstParagraph"/>
      </w:pPr>
      <w:r>
        <w:t xml:space="preserve">Previously, this whitepaper explained that Flexible Server integrates with Azure Monitor to analyze and generate alerts and responses from metrics. However, Azure Monitor also interacts with logs, which may have multiple formats, through Kusto Query Language (KQL) queries. While metrics are better suited for real-time </w:t>
      </w:r>
      <w:r w:rsidR="00A5260C">
        <w:t>decision-making</w:t>
      </w:r>
      <w:r>
        <w:t>, logs are also useful for deriving insights from an Azure environment.</w:t>
      </w:r>
    </w:p>
    <w:p w14:paraId="3C61CA34" w14:textId="77777777" w:rsidR="00EC375C" w:rsidRDefault="009352C4">
      <w:pPr>
        <w:pStyle w:val="BodyText"/>
      </w:pPr>
      <w:r>
        <w:t xml:space="preserve">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0E96FA38" w14:textId="77777777" w:rsidR="00EC375C" w:rsidRDefault="009352C4">
      <w:pPr>
        <w:pStyle w:val="Heading2"/>
      </w:pPr>
      <w:bookmarkStart w:id="216" w:name="_Toc91505003"/>
      <w:bookmarkStart w:id="217" w:name="enabling-audit-logs"/>
      <w:r>
        <w:t>Enabling Audit Logs</w:t>
      </w:r>
      <w:bookmarkEnd w:id="216"/>
    </w:p>
    <w:p w14:paraId="5109FB34" w14:textId="77777777" w:rsidR="00EC375C" w:rsidRDefault="009352C4">
      <w:pPr>
        <w:pStyle w:val="FirstParagraph"/>
      </w:pPr>
      <w:r>
        <w:t xml:space="preserve">Audit logging is controlled by the </w:t>
      </w:r>
      <w:r>
        <w:rPr>
          <w:rStyle w:val="VerbatimChar"/>
        </w:rPr>
        <w:t>audit_log_enabled</w:t>
      </w:r>
      <w:r>
        <w:t xml:space="preserve"> server parameter in Flexible Server. Azure provides granularity over the events logged (</w:t>
      </w:r>
      <w:r>
        <w:rPr>
          <w:rStyle w:val="VerbatimChar"/>
        </w:rPr>
        <w:t>audit_log_events</w:t>
      </w:r>
      <w:r>
        <w:t>), the database users subject to logging (</w:t>
      </w:r>
      <w:r>
        <w:rPr>
          <w:rStyle w:val="VerbatimChar"/>
        </w:rPr>
        <w:t>audit_log_include_users</w:t>
      </w:r>
      <w:r>
        <w:t>), and an explicit list of the database users exempt from logging (</w:t>
      </w:r>
      <w:r>
        <w:rPr>
          <w:rStyle w:val="VerbatimChar"/>
        </w:rPr>
        <w:t>audit_log_exclude_users</w:t>
      </w:r>
      <w:r>
        <w:t>).</w:t>
      </w:r>
    </w:p>
    <w:p w14:paraId="06F6D0F6" w14:textId="77777777" w:rsidR="00EC375C" w:rsidRDefault="009352C4">
      <w:pPr>
        <w:pStyle w:val="BlockText"/>
      </w:pPr>
      <w:r>
        <w:t xml:space="preserve">For more details about the logging server parameters, including the type of events that can be logged, consult </w:t>
      </w:r>
      <w:hyperlink r:id="rId219">
        <w:r>
          <w:rPr>
            <w:rStyle w:val="FootnoteReference"/>
          </w:rPr>
          <w:t>the documentation.</w:t>
        </w:r>
      </w:hyperlink>
    </w:p>
    <w:p w14:paraId="45BB2364" w14:textId="77777777" w:rsidR="00EC375C" w:rsidRDefault="009352C4">
      <w:pPr>
        <w:pStyle w:val="FirstParagraph"/>
      </w:pPr>
      <w:r>
        <w:t>Besides being sent to Azure Monitor, MySQL audit logs can be sent to Azure Storage accounts and Azure Event Hubs for integration with other applications.</w:t>
      </w:r>
    </w:p>
    <w:p w14:paraId="37498BBF" w14:textId="77777777" w:rsidR="00EC375C" w:rsidRDefault="009352C4">
      <w:pPr>
        <w:pStyle w:val="Heading2"/>
      </w:pPr>
      <w:bookmarkStart w:id="218" w:name="_Toc91505004"/>
      <w:bookmarkStart w:id="219" w:name="resources-4"/>
      <w:bookmarkEnd w:id="217"/>
      <w:r>
        <w:t>Resources</w:t>
      </w:r>
      <w:bookmarkEnd w:id="218"/>
    </w:p>
    <w:p w14:paraId="1B82DEC1" w14:textId="77777777" w:rsidR="00EC375C" w:rsidRDefault="009352C4">
      <w:pPr>
        <w:pStyle w:val="Heading3"/>
      </w:pPr>
      <w:bookmarkStart w:id="220" w:name="flexible-server-3"/>
      <w:r>
        <w:t>Flexible Server</w:t>
      </w:r>
    </w:p>
    <w:p w14:paraId="06A846B7" w14:textId="77777777" w:rsidR="00EC375C" w:rsidRDefault="000500BB">
      <w:pPr>
        <w:pStyle w:val="Compact"/>
        <w:numPr>
          <w:ilvl w:val="0"/>
          <w:numId w:val="61"/>
        </w:numPr>
      </w:pPr>
      <w:hyperlink r:id="rId220">
        <w:r w:rsidR="009352C4">
          <w:rPr>
            <w:rStyle w:val="FootnoteReference"/>
          </w:rPr>
          <w:t>Configure audit logs (Azure portal)</w:t>
        </w:r>
      </w:hyperlink>
    </w:p>
    <w:p w14:paraId="00ADA197" w14:textId="77777777" w:rsidR="00EC375C" w:rsidRDefault="009352C4">
      <w:pPr>
        <w:pStyle w:val="Heading3"/>
      </w:pPr>
      <w:bookmarkStart w:id="221" w:name="single-server-3"/>
      <w:bookmarkEnd w:id="220"/>
      <w:r>
        <w:t>Single Server</w:t>
      </w:r>
    </w:p>
    <w:p w14:paraId="201CDFCB" w14:textId="77777777" w:rsidR="00EC375C" w:rsidRDefault="000500BB">
      <w:pPr>
        <w:pStyle w:val="Compact"/>
        <w:numPr>
          <w:ilvl w:val="0"/>
          <w:numId w:val="62"/>
        </w:numPr>
      </w:pPr>
      <w:hyperlink r:id="rId221">
        <w:r w:rsidR="009352C4">
          <w:rPr>
            <w:rStyle w:val="FootnoteReference"/>
          </w:rPr>
          <w:t>Configure and access audit logs in the Azure portal</w:t>
        </w:r>
      </w:hyperlink>
    </w:p>
    <w:p w14:paraId="0EC24298" w14:textId="77777777" w:rsidR="00EC375C" w:rsidRDefault="000500BB">
      <w:pPr>
        <w:pStyle w:val="Compact"/>
        <w:numPr>
          <w:ilvl w:val="0"/>
          <w:numId w:val="62"/>
        </w:numPr>
      </w:pPr>
      <w:hyperlink r:id="rId222">
        <w:r w:rsidR="009352C4">
          <w:rPr>
            <w:rStyle w:val="FootnoteReference"/>
          </w:rPr>
          <w:t>Configure and access audit logs in the Azure CLI</w:t>
        </w:r>
      </w:hyperlink>
    </w:p>
    <w:p w14:paraId="4D818A03" w14:textId="77777777" w:rsidR="00EC375C" w:rsidRDefault="009352C4">
      <w:pPr>
        <w:pStyle w:val="Heading3"/>
      </w:pPr>
      <w:bookmarkStart w:id="222" w:name="kql-azure-monitor-logs"/>
      <w:bookmarkEnd w:id="221"/>
      <w:r>
        <w:t>KQL &amp; Azure Monitor Logs</w:t>
      </w:r>
    </w:p>
    <w:p w14:paraId="7D986D8A" w14:textId="77777777" w:rsidR="00EC375C" w:rsidRDefault="000500BB">
      <w:pPr>
        <w:pStyle w:val="Compact"/>
        <w:numPr>
          <w:ilvl w:val="0"/>
          <w:numId w:val="63"/>
        </w:numPr>
      </w:pPr>
      <w:hyperlink r:id="rId223">
        <w:r w:rsidR="009352C4">
          <w:rPr>
            <w:rStyle w:val="FootnoteReference"/>
          </w:rPr>
          <w:t>Write your first query with Kusto Query Language (Microsoft Learn)</w:t>
        </w:r>
      </w:hyperlink>
    </w:p>
    <w:p w14:paraId="5BAF4490" w14:textId="77777777" w:rsidR="00EC375C" w:rsidRDefault="000500BB">
      <w:pPr>
        <w:pStyle w:val="Compact"/>
        <w:numPr>
          <w:ilvl w:val="0"/>
          <w:numId w:val="63"/>
        </w:numPr>
      </w:pPr>
      <w:hyperlink r:id="rId224">
        <w:r w:rsidR="009352C4">
          <w:rPr>
            <w:rStyle w:val="FootnoteReference"/>
          </w:rPr>
          <w:t>Azure Monitor Logs Overview</w:t>
        </w:r>
      </w:hyperlink>
    </w:p>
    <w:p w14:paraId="6DE624D9" w14:textId="77777777" w:rsidR="00EC375C" w:rsidRDefault="009352C4">
      <w:pPr>
        <w:pStyle w:val="Heading3"/>
      </w:pPr>
      <w:bookmarkStart w:id="223" w:name="X392c2efb3eaa5ba72ad24966052b81a491bd7e9"/>
      <w:bookmarkEnd w:id="222"/>
      <w:r>
        <w:t>Notes about the Flexible Server Portal Example</w:t>
      </w:r>
    </w:p>
    <w:p w14:paraId="31207F2F" w14:textId="77777777" w:rsidR="00EC375C" w:rsidRDefault="009352C4">
      <w:pPr>
        <w:pStyle w:val="FirstParagraph"/>
      </w:pPr>
      <w:r>
        <w:t xml:space="preserve">If you try to run the KQL query in the Flexible Server Azure portal example, but you encounter errors, try to generate some activity and/or expand the scope of the </w:t>
      </w:r>
      <w:r>
        <w:rPr>
          <w:rStyle w:val="VerbatimChar"/>
        </w:rPr>
        <w:t>audit_log_events</w:t>
      </w:r>
      <w:r>
        <w:t xml:space="preserve"> parameter. Here are some actions which generated activity for my KQL queries:</w:t>
      </w:r>
    </w:p>
    <w:p w14:paraId="46BC0CB5" w14:textId="77777777" w:rsidR="00EC375C" w:rsidRDefault="009352C4">
      <w:pPr>
        <w:pStyle w:val="Compact"/>
        <w:numPr>
          <w:ilvl w:val="0"/>
          <w:numId w:val="64"/>
        </w:numPr>
      </w:pPr>
      <w:r>
        <w:t>Connecting to the Flexible Server instance from MySQL Workbench</w:t>
      </w:r>
    </w:p>
    <w:p w14:paraId="37406567" w14:textId="77777777" w:rsidR="00EC375C" w:rsidRDefault="009352C4">
      <w:pPr>
        <w:pStyle w:val="Compact"/>
        <w:numPr>
          <w:ilvl w:val="0"/>
          <w:numId w:val="64"/>
        </w:numPr>
      </w:pPr>
      <w:r>
        <w:t>Creating and dropping a dummy table (DDL activity)</w:t>
      </w:r>
    </w:p>
    <w:p w14:paraId="3C7EFE9A" w14:textId="77777777" w:rsidR="00EC375C" w:rsidRDefault="009352C4">
      <w:pPr>
        <w:pStyle w:val="FirstParagraph"/>
      </w:pPr>
      <w:r>
        <w:t>As you work through the sample, note that Log Analytics is not just limited to the events generated by the MySQL audit logging functionality: logs generated by the Azure platform, such as starting or stopping a Flexible Server instance, are also recorded.</w:t>
      </w:r>
    </w:p>
    <w:p w14:paraId="6EFA4025" w14:textId="77777777" w:rsidR="00EC375C" w:rsidRDefault="009352C4">
      <w:pPr>
        <w:pStyle w:val="BodyText"/>
      </w:pPr>
      <w:r>
        <w:t xml:space="preserve">You can query the activity log from the samples provided on the </w:t>
      </w:r>
      <w:r>
        <w:rPr>
          <w:b/>
          <w:bCs/>
        </w:rPr>
        <w:t>Logs</w:t>
      </w:r>
      <w:r>
        <w:t xml:space="preserve"> page.</w:t>
      </w:r>
    </w:p>
    <w:p w14:paraId="117BC25B" w14:textId="77777777" w:rsidR="00EC375C" w:rsidRDefault="009352C4">
      <w:pPr>
        <w:pStyle w:val="Figure"/>
      </w:pPr>
      <w:r>
        <w:rPr>
          <w:noProof/>
        </w:rPr>
        <w:drawing>
          <wp:inline distT="0" distB="0" distL="0" distR="0" wp14:anchorId="211A22E9" wp14:editId="02B9FB7F">
            <wp:extent cx="5334000" cy="4511386"/>
            <wp:effectExtent l="0" t="0" r="0" b="0"/>
            <wp:docPr id="411"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412" name="Picture" descr="./media/activity-log-sample-query.png"/>
                    <pic:cNvPicPr>
                      <a:picLocks noChangeAspect="1" noChangeArrowheads="1"/>
                    </pic:cNvPicPr>
                  </pic:nvPicPr>
                  <pic:blipFill>
                    <a:blip r:embed="rId225"/>
                    <a:stretch>
                      <a:fillRect/>
                    </a:stretch>
                  </pic:blipFill>
                  <pic:spPr bwMode="auto">
                    <a:xfrm>
                      <a:off x="0" y="0"/>
                      <a:ext cx="5334000" cy="4511386"/>
                    </a:xfrm>
                    <a:prstGeom prst="rect">
                      <a:avLst/>
                    </a:prstGeom>
                    <a:noFill/>
                    <a:ln w="9525">
                      <a:noFill/>
                      <a:headEnd/>
                      <a:tailEnd/>
                    </a:ln>
                  </pic:spPr>
                </pic:pic>
              </a:graphicData>
            </a:graphic>
          </wp:inline>
        </w:drawing>
      </w:r>
    </w:p>
    <w:p w14:paraId="53DBDAB9" w14:textId="77777777" w:rsidR="00EC375C" w:rsidRDefault="009352C4">
      <w:pPr>
        <w:pStyle w:val="TableCaption"/>
      </w:pPr>
      <w:r>
        <w:t>This image demonstrates a sample query of the Activity Log from the Logs tab of the Azure portal.</w:t>
      </w:r>
    </w:p>
    <w:p w14:paraId="3462D7DB" w14:textId="77777777" w:rsidR="00EC375C" w:rsidRDefault="009352C4">
      <w:pPr>
        <w:pStyle w:val="Figure"/>
      </w:pPr>
      <w:r>
        <w:rPr>
          <w:noProof/>
        </w:rPr>
        <w:drawing>
          <wp:inline distT="0" distB="0" distL="0" distR="0" wp14:anchorId="33F1E91D" wp14:editId="6288DD4B">
            <wp:extent cx="5334000" cy="2004579"/>
            <wp:effectExtent l="0" t="0" r="0" b="0"/>
            <wp:docPr id="414"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415" name="Picture" descr="./media/activity-log-query-results.png"/>
                    <pic:cNvPicPr>
                      <a:picLocks noChangeAspect="1" noChangeArrowheads="1"/>
                    </pic:cNvPicPr>
                  </pic:nvPicPr>
                  <pic:blipFill>
                    <a:blip r:embed="rId226"/>
                    <a:stretch>
                      <a:fillRect/>
                    </a:stretch>
                  </pic:blipFill>
                  <pic:spPr bwMode="auto">
                    <a:xfrm>
                      <a:off x="0" y="0"/>
                      <a:ext cx="5334000" cy="2004579"/>
                    </a:xfrm>
                    <a:prstGeom prst="rect">
                      <a:avLst/>
                    </a:prstGeom>
                    <a:noFill/>
                    <a:ln w="9525">
                      <a:noFill/>
                      <a:headEnd/>
                      <a:tailEnd/>
                    </a:ln>
                  </pic:spPr>
                </pic:pic>
              </a:graphicData>
            </a:graphic>
          </wp:inline>
        </w:drawing>
      </w:r>
    </w:p>
    <w:p w14:paraId="4EFFAE92" w14:textId="77777777" w:rsidR="00EC375C" w:rsidRDefault="009352C4">
      <w:pPr>
        <w:pStyle w:val="TableCaption"/>
      </w:pPr>
      <w:r>
        <w:t>This image demonstrates the query results from the opened sample.</w:t>
      </w:r>
    </w:p>
    <w:p w14:paraId="41D8F1DA" w14:textId="77777777" w:rsidR="00EC375C" w:rsidRDefault="009352C4">
      <w:pPr>
        <w:pStyle w:val="BodyText"/>
      </w:pPr>
      <w:r>
        <w:t xml:space="preserve">As you can see, KQL imposes a schema on logs to facilitate analysis. Consult </w:t>
      </w:r>
      <w:hyperlink r:id="rId227">
        <w:r>
          <w:rPr>
            <w:rStyle w:val="FootnoteReference"/>
          </w:rPr>
          <w:t>the documentation</w:t>
        </w:r>
      </w:hyperlink>
      <w:r>
        <w:t xml:space="preserve"> for more information.</w:t>
      </w:r>
    </w:p>
    <w:p w14:paraId="3AC317BB" w14:textId="77777777" w:rsidR="00EC375C" w:rsidRDefault="009352C4">
      <w:pPr>
        <w:pStyle w:val="Heading1"/>
      </w:pPr>
      <w:bookmarkStart w:id="224" w:name="_Toc91505005"/>
      <w:bookmarkStart w:id="225" w:name="mysql-migration"/>
      <w:bookmarkEnd w:id="215"/>
      <w:bookmarkEnd w:id="219"/>
      <w:bookmarkEnd w:id="223"/>
      <w:r>
        <w:t>MySQL Migration</w:t>
      </w:r>
      <w:bookmarkEnd w:id="224"/>
    </w:p>
    <w:p w14:paraId="69722B1C" w14:textId="77777777" w:rsidR="00EC375C" w:rsidRDefault="009352C4">
      <w:pPr>
        <w:pStyle w:val="FirstParagraph"/>
      </w:pPr>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228">
        <w:r>
          <w:rPr>
            <w:rStyle w:val="FootnoteReference"/>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5BECCAA1" w14:textId="77777777" w:rsidR="00EC375C" w:rsidRDefault="009352C4">
      <w:pPr>
        <w:pStyle w:val="Heading1"/>
      </w:pPr>
      <w:bookmarkStart w:id="226" w:name="_Toc91505006"/>
      <w:bookmarkStart w:id="227" w:name="monitoring-and-alerts"/>
      <w:bookmarkEnd w:id="225"/>
      <w:r>
        <w:t>Monitoring and Alerts</w:t>
      </w:r>
      <w:bookmarkEnd w:id="226"/>
    </w:p>
    <w:p w14:paraId="26266D30" w14:textId="77777777" w:rsidR="00EC375C" w:rsidRDefault="009352C4">
      <w:pPr>
        <w:pStyle w:val="FirstParagraph"/>
      </w:pPr>
      <w:r>
        <w:t xml:space="preserve">Once the migration has been successfully completed, the next phase it to manage the new cloud-based data workload resources. Management operations include both control plane and data plane activities. Control plane activities are those related to the Azure resources versus data plane which is </w:t>
      </w:r>
      <w:r>
        <w:rPr>
          <w:b/>
          <w:bCs/>
        </w:rPr>
        <w:t>inside</w:t>
      </w:r>
      <w:r>
        <w:t xml:space="preserve"> the Azure resource (in this case MySQL).</w:t>
      </w:r>
    </w:p>
    <w:p w14:paraId="2B379717" w14:textId="77777777" w:rsidR="00EC375C" w:rsidRDefault="009352C4">
      <w:pPr>
        <w:pStyle w:val="BodyText"/>
      </w:pPr>
      <w:r>
        <w:t xml:space="preserve">Azure Database for MySQL provides for the ability to monitor both of these types of operatonal activities using Azure-based tools such as </w:t>
      </w:r>
      <w:hyperlink r:id="rId229">
        <w:r>
          <w:rPr>
            <w:rStyle w:val="FootnoteReference"/>
          </w:rPr>
          <w:t>Azure Monitor</w:t>
        </w:r>
      </w:hyperlink>
      <w:r>
        <w:t xml:space="preserve">, </w:t>
      </w:r>
      <w:hyperlink r:id="rId230">
        <w:r>
          <w:rPr>
            <w:rStyle w:val="FootnoteReference"/>
          </w:rPr>
          <w:t>Log Analytics</w:t>
        </w:r>
      </w:hyperlink>
      <w:r>
        <w:t xml:space="preserve"> and </w:t>
      </w:r>
      <w:hyperlink r:id="rId231">
        <w:r>
          <w:rPr>
            <w:rStyle w:val="FootnoteReference"/>
          </w:rPr>
          <w:t>Azure Sentinel</w:t>
        </w:r>
      </w:hyperlink>
      <w:r>
        <w:t>. In addition to the Azure-based tools, security information and event management (SIEM) systems can be configured to consume these logs as well.</w:t>
      </w:r>
    </w:p>
    <w:p w14:paraId="0EAC203B" w14:textId="77777777" w:rsidR="00EC375C" w:rsidRDefault="009352C4">
      <w:pPr>
        <w:pStyle w:val="BodyText"/>
      </w:pPr>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232">
        <w:r>
          <w:rPr>
            <w:rStyle w:val="FootnoteReference"/>
          </w:rPr>
          <w:t>Azure run books</w:t>
        </w:r>
      </w:hyperlink>
      <w:r>
        <w:t xml:space="preserve"> to address the event.</w:t>
      </w:r>
    </w:p>
    <w:p w14:paraId="7C5D26DC" w14:textId="77777777" w:rsidR="00EC375C" w:rsidRDefault="009352C4">
      <w:pPr>
        <w:pStyle w:val="BodyText"/>
      </w:pPr>
      <w:r>
        <w:t xml:space="preserve">The first step to creating a fully monitored environment is to enable MySQL log data to flow into Azure Monitor. Reference </w:t>
      </w:r>
      <w:hyperlink r:id="rId233">
        <w:r>
          <w:rPr>
            <w:rStyle w:val="FootnoteReference"/>
          </w:rPr>
          <w:t>Configure and access audit logs for Azure Database for MySQL in the Azure portal</w:t>
        </w:r>
      </w:hyperlink>
      <w:r>
        <w:t xml:space="preserve"> for more information.</w:t>
      </w:r>
    </w:p>
    <w:p w14:paraId="1CA8C54D" w14:textId="77777777" w:rsidR="00EC375C" w:rsidRDefault="009352C4">
      <w:pPr>
        <w:pStyle w:val="BodyText"/>
      </w:pPr>
      <w:r>
        <w:t xml:space="preserve">Once log data is flowing, use the </w:t>
      </w:r>
      <w:hyperlink r:id="rId234">
        <w:r>
          <w:rPr>
            <w:rStyle w:val="FootnoteReference"/>
          </w:rPr>
          <w:t>Kusto Query Language (KQL)</w:t>
        </w:r>
      </w:hyperlink>
      <w:r>
        <w:t xml:space="preserve"> query language to query the various log information. Administrators unfamiliar with KQL can find a SQL to KQL cheat sheet </w:t>
      </w:r>
      <w:hyperlink r:id="rId235">
        <w:r>
          <w:rPr>
            <w:rStyle w:val="FootnoteReference"/>
          </w:rPr>
          <w:t>here</w:t>
        </w:r>
      </w:hyperlink>
      <w:r>
        <w:t xml:space="preserve"> or the </w:t>
      </w:r>
      <w:hyperlink r:id="rId236">
        <w:r>
          <w:rPr>
            <w:rStyle w:val="FootnoteReference"/>
          </w:rPr>
          <w:t>Get started with log queries in Azure Monitor</w:t>
        </w:r>
      </w:hyperlink>
      <w:r>
        <w:t xml:space="preserve"> page.</w:t>
      </w:r>
    </w:p>
    <w:p w14:paraId="11A5ECB9" w14:textId="77777777" w:rsidR="00EC375C" w:rsidRDefault="009352C4">
      <w:pPr>
        <w:pStyle w:val="BodyText"/>
      </w:pPr>
      <w:r>
        <w:t>For example, to get the memory usage of the Azure Database for MySQL:</w:t>
      </w:r>
    </w:p>
    <w:p w14:paraId="25772F34" w14:textId="77777777" w:rsidR="00EC375C" w:rsidRDefault="009352C4">
      <w:pPr>
        <w:pStyle w:val="TOCHeading"/>
      </w:pPr>
      <w:r>
        <w:rPr>
          <w:rStyle w:val="VerbatimChar"/>
        </w:rPr>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 where MetricName == "memory_percent"</w:t>
      </w:r>
      <w:r>
        <w:br/>
      </w:r>
      <w:r>
        <w:rPr>
          <w:rStyle w:val="VerbatimChar"/>
        </w:rPr>
        <w:t>| project TimeGenerated, Total, Maximum, Minimum, TimeGrain, UnitName</w:t>
      </w:r>
      <w:r>
        <w:br/>
      </w:r>
      <w:r>
        <w:rPr>
          <w:rStyle w:val="VerbatimChar"/>
        </w:rPr>
        <w:t>| top 1 by TimeGenerated</w:t>
      </w:r>
    </w:p>
    <w:p w14:paraId="685AA7FE" w14:textId="77777777" w:rsidR="00EC375C" w:rsidRDefault="009352C4">
      <w:pPr>
        <w:pStyle w:val="FirstParagraph"/>
      </w:pPr>
      <w:r>
        <w:t>To get the CPU usage:</w:t>
      </w:r>
    </w:p>
    <w:p w14:paraId="78EBADC3" w14:textId="77777777" w:rsidR="00EC375C" w:rsidRDefault="009352C4">
      <w:pPr>
        <w:pStyle w:val="TOCHeading"/>
      </w:pPr>
      <w:r>
        <w:rPr>
          <w:rStyle w:val="VerbatimChar"/>
        </w:rPr>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 where MetricName == "cpu_percent"</w:t>
      </w:r>
      <w:r>
        <w:br/>
      </w:r>
      <w:r>
        <w:rPr>
          <w:rStyle w:val="VerbatimChar"/>
        </w:rPr>
        <w:t>| project TimeGenerated, Total, Maximum, Minimum, TimeGrain, UnitName</w:t>
      </w:r>
      <w:r>
        <w:br/>
      </w:r>
      <w:r>
        <w:rPr>
          <w:rStyle w:val="VerbatimChar"/>
        </w:rPr>
        <w:t>| top 1 by TimeGenerated</w:t>
      </w:r>
    </w:p>
    <w:p w14:paraId="047600AA" w14:textId="77777777" w:rsidR="00EC375C" w:rsidRDefault="009352C4">
      <w:pPr>
        <w:pStyle w:val="FirstParagraph"/>
      </w:pPr>
      <w:r>
        <w:t xml:space="preserve">Once you have created the KQL query, you will then create </w:t>
      </w:r>
      <w:hyperlink r:id="rId237">
        <w:r>
          <w:rPr>
            <w:rStyle w:val="FootnoteReference"/>
          </w:rPr>
          <w:t>log alerts</w:t>
        </w:r>
      </w:hyperlink>
      <w:r>
        <w:t xml:space="preserve"> based of these queries.</w:t>
      </w:r>
    </w:p>
    <w:p w14:paraId="3E041FBF" w14:textId="77777777" w:rsidR="00EC375C" w:rsidRDefault="009352C4">
      <w:pPr>
        <w:pStyle w:val="Heading2"/>
      </w:pPr>
      <w:bookmarkStart w:id="228" w:name="_Toc91505007"/>
      <w:bookmarkStart w:id="229" w:name="server-parameters-1"/>
      <w:r>
        <w:t>Server Parameters</w:t>
      </w:r>
      <w:bookmarkEnd w:id="228"/>
    </w:p>
    <w:p w14:paraId="3F42BFBF" w14:textId="77777777" w:rsidR="00EC375C" w:rsidRDefault="009352C4">
      <w:pPr>
        <w:pStyle w:val="FirstParagraph"/>
      </w:pPr>
      <w:r>
        <w:t xml:space="preserve">As part of the migration, it is likely the on-premises </w:t>
      </w:r>
      <w:hyperlink r:id="rId238">
        <w:r>
          <w:rPr>
            <w:rStyle w:val="FootnoteReference"/>
          </w:rPr>
          <w:t>server parameters</w:t>
        </w:r>
      </w:hyperlink>
      <w:r>
        <w:t xml:space="preserve"> were modified to support a fast egress. Also, modifications were made to the Azure Database for MySQL parameters to support a fast ingress. The Azure server parameters should be set back to their original on-premises workload optimized values after the migration.</w:t>
      </w:r>
    </w:p>
    <w:p w14:paraId="7EC2E8A9" w14:textId="77777777" w:rsidR="00EC375C" w:rsidRDefault="009352C4">
      <w:pPr>
        <w:pStyle w:val="BodyText"/>
      </w:pPr>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in fact be set.</w:t>
      </w:r>
    </w:p>
    <w:p w14:paraId="16649947" w14:textId="77777777" w:rsidR="00EC375C" w:rsidRDefault="009352C4">
      <w:pPr>
        <w:pStyle w:val="BodyText"/>
      </w:pPr>
      <w:r>
        <w:t>Some parameters are not allowed to be modified in Azure Database for MySQL.</w:t>
      </w:r>
    </w:p>
    <w:p w14:paraId="2C58F244" w14:textId="77777777" w:rsidR="00EC375C" w:rsidRDefault="009352C4">
      <w:pPr>
        <w:pStyle w:val="Heading2"/>
      </w:pPr>
      <w:bookmarkStart w:id="230" w:name="_Toc91505008"/>
      <w:bookmarkStart w:id="231" w:name="powershell-module"/>
      <w:bookmarkEnd w:id="229"/>
      <w:r>
        <w:t>PowerShell Module</w:t>
      </w:r>
      <w:bookmarkEnd w:id="230"/>
    </w:p>
    <w:p w14:paraId="6B52DA64" w14:textId="77777777" w:rsidR="00EC375C" w:rsidRDefault="009352C4">
      <w:pPr>
        <w:pStyle w:val="FirstParagraph"/>
      </w:pPr>
      <w:r>
        <w:t>The Azure Portal and Windows PowerShell can be used for managing the Azure Database for MySQL. To get started with PowerShell, install the Azure PowerShell cmdlets for MySQL with the following PowerShell command:</w:t>
      </w:r>
    </w:p>
    <w:p w14:paraId="6491174D" w14:textId="77777777" w:rsidR="00EC375C" w:rsidRDefault="009352C4">
      <w:pPr>
        <w:pStyle w:val="TOCHeading"/>
      </w:pPr>
      <w:r>
        <w:rPr>
          <w:rStyle w:val="NormalTok"/>
        </w:rPr>
        <w:t>Install</w:t>
      </w:r>
      <w:r>
        <w:rPr>
          <w:rStyle w:val="OperatorTok"/>
        </w:rPr>
        <w:t>-</w:t>
      </w:r>
      <w:r>
        <w:rPr>
          <w:rStyle w:val="NormalTok"/>
        </w:rPr>
        <w:t xml:space="preserve">Module </w:t>
      </w:r>
      <w:r>
        <w:rPr>
          <w:rStyle w:val="OperatorTok"/>
        </w:rPr>
        <w:t>-</w:t>
      </w:r>
      <w:r>
        <w:rPr>
          <w:rStyle w:val="NormalTok"/>
        </w:rPr>
        <w:t>Name Az</w:t>
      </w:r>
      <w:r>
        <w:rPr>
          <w:rStyle w:val="OperatorTok"/>
        </w:rPr>
        <w:t>.</w:t>
      </w:r>
      <w:r>
        <w:rPr>
          <w:rStyle w:val="FunctionTok"/>
        </w:rPr>
        <w:t>MySql</w:t>
      </w:r>
    </w:p>
    <w:p w14:paraId="2D37D13F" w14:textId="77777777" w:rsidR="00EC375C" w:rsidRDefault="009352C4">
      <w:pPr>
        <w:pStyle w:val="FirstParagraph"/>
      </w:pPr>
      <w:r>
        <w:t>After the modules are installed, reference tutorials like the following to learn ways you can take advantage of scripting your management activities:</w:t>
      </w:r>
    </w:p>
    <w:p w14:paraId="5163236B" w14:textId="77777777" w:rsidR="00EC375C" w:rsidRDefault="000500BB">
      <w:pPr>
        <w:pStyle w:val="Compact"/>
        <w:numPr>
          <w:ilvl w:val="0"/>
          <w:numId w:val="65"/>
        </w:numPr>
      </w:pPr>
      <w:hyperlink r:id="rId239">
        <w:r w:rsidR="009352C4">
          <w:rPr>
            <w:rStyle w:val="FootnoteReference"/>
          </w:rPr>
          <w:t>Tutorial: Design an Azure Database for MySQL using PowerShell</w:t>
        </w:r>
      </w:hyperlink>
    </w:p>
    <w:p w14:paraId="6352AF4A" w14:textId="77777777" w:rsidR="00EC375C" w:rsidRDefault="000500BB">
      <w:pPr>
        <w:pStyle w:val="Compact"/>
        <w:numPr>
          <w:ilvl w:val="0"/>
          <w:numId w:val="65"/>
        </w:numPr>
      </w:pPr>
      <w:hyperlink r:id="rId240">
        <w:r w:rsidR="009352C4">
          <w:rPr>
            <w:rStyle w:val="FootnoteReference"/>
          </w:rPr>
          <w:t>How to back up and restore an Azure Database for MySQL server using PowerShell</w:t>
        </w:r>
      </w:hyperlink>
    </w:p>
    <w:p w14:paraId="761B878A" w14:textId="77777777" w:rsidR="00EC375C" w:rsidRDefault="000500BB">
      <w:pPr>
        <w:pStyle w:val="Compact"/>
        <w:numPr>
          <w:ilvl w:val="0"/>
          <w:numId w:val="65"/>
        </w:numPr>
      </w:pPr>
      <w:hyperlink r:id="rId241">
        <w:r w:rsidR="009352C4">
          <w:rPr>
            <w:rStyle w:val="FootnoteReference"/>
          </w:rPr>
          <w:t>Configure server parameters in Azure Database for MySQL using PowerShell</w:t>
        </w:r>
      </w:hyperlink>
    </w:p>
    <w:p w14:paraId="192BBB49" w14:textId="77777777" w:rsidR="00EC375C" w:rsidRDefault="000500BB">
      <w:pPr>
        <w:pStyle w:val="Compact"/>
        <w:numPr>
          <w:ilvl w:val="0"/>
          <w:numId w:val="65"/>
        </w:numPr>
      </w:pPr>
      <w:hyperlink r:id="rId242">
        <w:r w:rsidR="009352C4">
          <w:rPr>
            <w:rStyle w:val="FootnoteReference"/>
          </w:rPr>
          <w:t>Auto grow storage in Azure Database for MySQL server using PowerShell</w:t>
        </w:r>
      </w:hyperlink>
    </w:p>
    <w:p w14:paraId="3DBCA6A0" w14:textId="77777777" w:rsidR="00EC375C" w:rsidRDefault="000500BB">
      <w:pPr>
        <w:pStyle w:val="Compact"/>
        <w:numPr>
          <w:ilvl w:val="0"/>
          <w:numId w:val="65"/>
        </w:numPr>
      </w:pPr>
      <w:hyperlink r:id="rId243">
        <w:r w:rsidR="009352C4">
          <w:rPr>
            <w:rStyle w:val="FootnoteReference"/>
          </w:rPr>
          <w:t>How to create and manage read replicas in Azure Database for MySQL using PowerShell</w:t>
        </w:r>
      </w:hyperlink>
    </w:p>
    <w:p w14:paraId="0951306E" w14:textId="77777777" w:rsidR="00EC375C" w:rsidRDefault="000500BB">
      <w:pPr>
        <w:pStyle w:val="Compact"/>
        <w:numPr>
          <w:ilvl w:val="0"/>
          <w:numId w:val="65"/>
        </w:numPr>
      </w:pPr>
      <w:hyperlink r:id="rId244">
        <w:r w:rsidR="009352C4">
          <w:rPr>
            <w:rStyle w:val="FootnoteReference"/>
          </w:rPr>
          <w:t>Restart Azure Database for MySQL server using PowerShell</w:t>
        </w:r>
      </w:hyperlink>
    </w:p>
    <w:p w14:paraId="0ABB9972" w14:textId="77777777" w:rsidR="00EC375C" w:rsidRDefault="009352C4">
      <w:pPr>
        <w:pStyle w:val="Heading2"/>
      </w:pPr>
      <w:bookmarkStart w:id="232" w:name="_Toc91505009"/>
      <w:bookmarkStart w:id="233" w:name="azure-database-for-mysql-upgrade-process"/>
      <w:bookmarkEnd w:id="231"/>
      <w:r>
        <w:t>Azure Database for MySQL Upgrade Process</w:t>
      </w:r>
      <w:bookmarkEnd w:id="232"/>
    </w:p>
    <w:p w14:paraId="59FA67B4" w14:textId="77777777" w:rsidR="00EC375C" w:rsidRDefault="009352C4">
      <w:pPr>
        <w:pStyle w:val="FirstParagraph"/>
      </w:pPr>
      <w:r>
        <w:t>Since Azure Database for MySQL is a PaaS offering, administrators are not responsible for the management of the updates on the operating system or the MySQL software. However, it is important to be aware the upgrade process can be random and when being deployed, will stop the MySQL server workloads. Plan for these downtimes by rerouting the workloads to a read replica in the event the particular instance goes into maintenance mode.</w:t>
      </w:r>
    </w:p>
    <w:p w14:paraId="7669548E" w14:textId="77777777" w:rsidR="00EC375C" w:rsidRDefault="009352C4">
      <w:pPr>
        <w:pStyle w:val="BlockText"/>
      </w:pPr>
      <w:r>
        <w:rPr>
          <w:b/>
          <w:bCs/>
        </w:rPr>
        <w:t>Note:</w:t>
      </w:r>
      <w:r>
        <w:t xml:space="preserve"> This style of failover architecture may require changes to the applications data layer to support this type of failover scenario. If the read replica is maintained as a read replica and is not promoted, the application will only be able to read data and it may fail when any operation attempts to write information to the database.</w:t>
      </w:r>
    </w:p>
    <w:p w14:paraId="41DDC891" w14:textId="77777777" w:rsidR="00EC375C" w:rsidRDefault="009352C4">
      <w:pPr>
        <w:pStyle w:val="FirstParagraph"/>
      </w:pPr>
      <w:r>
        <w:t xml:space="preserve">The </w:t>
      </w:r>
      <w:hyperlink r:id="rId245" w:anchor="planned-maintenance-notification">
        <w:r>
          <w:rPr>
            <w:rStyle w:val="FootnoteReference"/>
          </w:rPr>
          <w:t>Planned maintenance notification</w:t>
        </w:r>
      </w:hyperlink>
      <w:r>
        <w:t xml:space="preserve"> feature will inform resource owners up to 72 hours in advance of installation of an update or critical security patch. Database administrators may need to notify application users of planned and unplanned maintenance.</w:t>
      </w:r>
    </w:p>
    <w:p w14:paraId="74643B9D" w14:textId="77777777" w:rsidR="00EC375C" w:rsidRDefault="009352C4">
      <w:pPr>
        <w:pStyle w:val="BlockText"/>
      </w:pPr>
      <w:r>
        <w:rPr>
          <w:b/>
          <w:bCs/>
        </w:rPr>
        <w:t>Note:</w:t>
      </w:r>
      <w:r>
        <w:t xml:space="preserve"> Azure Database for MySQL maintenance notifications are incredibly important. The database maintenance can take your database and connected applications down for a period of time. # Security</w:t>
      </w:r>
    </w:p>
    <w:p w14:paraId="444FE72D" w14:textId="77777777" w:rsidR="00EC375C" w:rsidRDefault="009352C4">
      <w:pPr>
        <w:pStyle w:val="FirstParagraph"/>
      </w:pPr>
      <w:r>
        <w:t>Moving to a cloud-based service doesn’t mean the entire internet will have access to it at all times. Azure provides best in class security that ensures data workloads are continually protected from bad actors and rouge programs.</w:t>
      </w:r>
    </w:p>
    <w:p w14:paraId="48648DFA" w14:textId="77777777" w:rsidR="00EC375C" w:rsidRDefault="009352C4">
      <w:pPr>
        <w:pStyle w:val="Heading2"/>
      </w:pPr>
      <w:bookmarkStart w:id="234" w:name="_Toc91505010"/>
      <w:bookmarkStart w:id="235" w:name="authentication"/>
      <w:bookmarkEnd w:id="233"/>
      <w:r>
        <w:t>Authentication</w:t>
      </w:r>
      <w:bookmarkEnd w:id="234"/>
    </w:p>
    <w:p w14:paraId="54A7877C" w14:textId="77777777" w:rsidR="00EC375C" w:rsidRDefault="009352C4">
      <w:pPr>
        <w:pStyle w:val="FirstParagraph"/>
      </w:pPr>
      <w:r>
        <w:t xml:space="preserve">Azure Database for MySQL supports the basic authentication mechanisms for MySQL user connectivity, but also supports </w:t>
      </w:r>
      <w:hyperlink r:id="rId246">
        <w:r>
          <w:rPr>
            <w:rStyle w:val="FootnoteReference"/>
          </w:rPr>
          <w:t>integration with Azure Active Directory</w:t>
        </w:r>
      </w:hyperlink>
      <w:r>
        <w:t xml:space="preserve">. This security integration works by issuing tokens that act like passwords during the MySQL login process. </w:t>
      </w:r>
      <w:hyperlink r:id="rId247">
        <w:r>
          <w:rPr>
            <w:rStyle w:val="FootnoteReference"/>
          </w:rPr>
          <w:t>Configuring Active Directory integration</w:t>
        </w:r>
      </w:hyperlink>
      <w:r>
        <w:t xml:space="preserve"> is incredibly simple to do and supports not only users, but AAD groups as well.</w:t>
      </w:r>
    </w:p>
    <w:p w14:paraId="3A058DD1" w14:textId="77777777" w:rsidR="00EC375C" w:rsidRDefault="009352C4">
      <w:pPr>
        <w:pStyle w:val="BodyText"/>
      </w:pPr>
      <w:r>
        <w:t xml:space="preserve">This tight integration allows administrators and applications to take advantage of the enhanced security features of </w:t>
      </w:r>
      <w:hyperlink r:id="rId248">
        <w:r>
          <w:rPr>
            <w:rStyle w:val="FootnoteReference"/>
          </w:rPr>
          <w:t>Azure Identity Protection</w:t>
        </w:r>
      </w:hyperlink>
      <w:r>
        <w:t xml:space="preserve"> to further surface any identity issues.</w:t>
      </w:r>
    </w:p>
    <w:p w14:paraId="021E68BD" w14:textId="77777777" w:rsidR="00EC375C" w:rsidRDefault="009352C4">
      <w:pPr>
        <w:pStyle w:val="BlockText"/>
      </w:pPr>
      <w:r>
        <w:rPr>
          <w:b/>
          <w:bCs/>
        </w:rPr>
        <w:t>Note:</w:t>
      </w:r>
      <w:r>
        <w:t xml:space="preserve"> This security feature is supported by MySQL 5.7 and later. Most </w:t>
      </w:r>
      <w:hyperlink r:id="rId249">
        <w:r>
          <w:rPr>
            <w:rStyle w:val="FootnoteReference"/>
          </w:rPr>
          <w:t>application drivers</w:t>
        </w:r>
      </w:hyperlink>
      <w:r>
        <w:t xml:space="preserve"> are supported as long as the </w:t>
      </w:r>
      <w:r>
        <w:rPr>
          <w:rStyle w:val="VerbatimChar"/>
        </w:rPr>
        <w:t>clear-text</w:t>
      </w:r>
      <w:r>
        <w:t xml:space="preserve"> option is provided.</w:t>
      </w:r>
    </w:p>
    <w:p w14:paraId="63A4DE05" w14:textId="77777777" w:rsidR="00EC375C" w:rsidRDefault="009352C4">
      <w:pPr>
        <w:pStyle w:val="Heading2"/>
      </w:pPr>
      <w:bookmarkStart w:id="236" w:name="_Toc91505011"/>
      <w:bookmarkStart w:id="237" w:name="threat-protection"/>
      <w:bookmarkEnd w:id="235"/>
      <w:r>
        <w:t>Threat Protection</w:t>
      </w:r>
      <w:bookmarkEnd w:id="236"/>
    </w:p>
    <w:p w14:paraId="46E64AF9" w14:textId="77777777" w:rsidR="00EC375C" w:rsidRDefault="009352C4">
      <w:pPr>
        <w:pStyle w:val="FirstParagraph"/>
      </w:pPr>
      <w:r>
        <w:t xml:space="preserve">In the event that user or application credentials are compromised, logs are not likely to reflect any failed login attempts. Compromised credentials can allow bad actors to access and download the data. </w:t>
      </w:r>
      <w:hyperlink r:id="rId250">
        <w:r>
          <w:rPr>
            <w:rStyle w:val="FootnoteReference"/>
          </w:rPr>
          <w:t>Azure Threat Protection</w:t>
        </w:r>
      </w:hyperlink>
      <w:r>
        <w:t xml:space="preserve"> can watch for anomalies in logins (such as unusual locations, rare users or brute force attacks) and other suspicious activities. Administrators can be notified in the event something does not </w:t>
      </w:r>
      <w:r>
        <w:rPr>
          <w:rStyle w:val="VerbatimChar"/>
        </w:rPr>
        <w:t>look</w:t>
      </w:r>
      <w:r>
        <w:t xml:space="preserve"> right.</w:t>
      </w:r>
    </w:p>
    <w:p w14:paraId="0BD7052E" w14:textId="77777777" w:rsidR="00EC375C" w:rsidRDefault="009352C4">
      <w:pPr>
        <w:pStyle w:val="Heading2"/>
      </w:pPr>
      <w:bookmarkStart w:id="238" w:name="_Toc91505012"/>
      <w:bookmarkStart w:id="239" w:name="audit-logging-1"/>
      <w:bookmarkEnd w:id="237"/>
      <w:r>
        <w:t>Audit Logging</w:t>
      </w:r>
      <w:bookmarkEnd w:id="238"/>
    </w:p>
    <w:p w14:paraId="52EE7D91" w14:textId="77777777" w:rsidR="00EC375C" w:rsidRDefault="009352C4">
      <w:pPr>
        <w:pStyle w:val="FirstParagraph"/>
      </w:pPr>
      <w:r>
        <w:t xml:space="preserve">MySQL has a robust built-in audit log feature. By default, this </w:t>
      </w:r>
      <w:hyperlink r:id="rId251">
        <w:r>
          <w:rPr>
            <w:rStyle w:val="FootnoteReference"/>
          </w:rPr>
          <w:t>audit log feature is disabled</w:t>
        </w:r>
      </w:hyperlink>
      <w:r>
        <w:t xml:space="preserve"> in Azure Database for MySQL. Server level logging can be enabled by changing the </w:t>
      </w:r>
      <w:r>
        <w:rPr>
          <w:rStyle w:val="VerbatimChar"/>
        </w:rPr>
        <w:t>audit_log_enabled</w:t>
      </w:r>
      <w:r>
        <w:t xml:space="preserve"> server parameter. Once enabled, logs can be accessed through </w:t>
      </w:r>
      <w:hyperlink r:id="rId252">
        <w:r>
          <w:rPr>
            <w:rStyle w:val="FootnoteReference"/>
          </w:rPr>
          <w:t>Azure Monitor</w:t>
        </w:r>
      </w:hyperlink>
      <w:r>
        <w:t xml:space="preserve"> and </w:t>
      </w:r>
      <w:hyperlink r:id="rId253">
        <w:r>
          <w:rPr>
            <w:rStyle w:val="FootnoteReference"/>
          </w:rPr>
          <w:t>Log Analytics</w:t>
        </w:r>
      </w:hyperlink>
      <w:r>
        <w:t xml:space="preserve"> by turning on </w:t>
      </w:r>
      <w:hyperlink r:id="rId254" w:anchor="set-up-diagnostic-logs">
        <w:r>
          <w:rPr>
            <w:rStyle w:val="FootnoteReference"/>
          </w:rPr>
          <w:t>diagnostic logging</w:t>
        </w:r>
      </w:hyperlink>
      <w:r>
        <w:t>.</w:t>
      </w:r>
    </w:p>
    <w:p w14:paraId="225404EF" w14:textId="77777777" w:rsidR="00EC375C" w:rsidRDefault="009352C4">
      <w:pPr>
        <w:pStyle w:val="BodyText"/>
      </w:pPr>
      <w:r>
        <w:t>To query for user connection related events, run the following KQL query:</w:t>
      </w:r>
    </w:p>
    <w:p w14:paraId="0C4E15D3" w14:textId="77777777" w:rsidR="00EC375C" w:rsidRDefault="009352C4">
      <w:pPr>
        <w:pStyle w:val="TOCHeading"/>
      </w:pPr>
      <w:r>
        <w:rPr>
          <w:rStyle w:val="VerbatimChar"/>
        </w:rPr>
        <w:t>AzureDiagnostics</w:t>
      </w:r>
      <w:r>
        <w:br/>
      </w:r>
      <w:r>
        <w:rPr>
          <w:rStyle w:val="VerbatimChar"/>
        </w:rPr>
        <w:t>| where ResourceProvider =="MICROSOFT.DBFORMYSQL"</w:t>
      </w:r>
      <w:r>
        <w:br/>
      </w:r>
      <w:r>
        <w:rPr>
          <w:rStyle w:val="VerbatimChar"/>
        </w:rPr>
        <w:t>| where Category == 'MySqlAuditLogs' and event_class_s == "connection_log"</w:t>
      </w:r>
      <w:r>
        <w:br/>
      </w:r>
      <w:r>
        <w:rPr>
          <w:rStyle w:val="VerbatimChar"/>
        </w:rPr>
        <w:t>| project TimeGenerated, LogicalServerName_s, event_class_s, event_subclass_s, event_time_t, user_s , ip_s , sql_text_s</w:t>
      </w:r>
      <w:r>
        <w:br/>
      </w:r>
      <w:r>
        <w:rPr>
          <w:rStyle w:val="VerbatimChar"/>
        </w:rPr>
        <w:t>| order by TimeGenerated asc</w:t>
      </w:r>
    </w:p>
    <w:p w14:paraId="2AA800B1" w14:textId="77777777" w:rsidR="00EC375C" w:rsidRDefault="009352C4">
      <w:pPr>
        <w:pStyle w:val="Heading2"/>
      </w:pPr>
      <w:bookmarkStart w:id="240" w:name="_Toc91505013"/>
      <w:bookmarkStart w:id="241" w:name="encryption"/>
      <w:bookmarkEnd w:id="239"/>
      <w:r>
        <w:t>Encryption</w:t>
      </w:r>
      <w:bookmarkEnd w:id="240"/>
    </w:p>
    <w:p w14:paraId="0A2F5341" w14:textId="77777777" w:rsidR="00EC375C" w:rsidRDefault="009352C4">
      <w:pPr>
        <w:pStyle w:val="FirstParagraph"/>
      </w:pPr>
      <w:r>
        <w:t xml:space="preserve">Data in the MySQL instance is encrypted at rest by default. Any automated backups are also encrypted to prevent potential leakage of data to unauthorized parties. This encryption is typically performed with a key that is created when the instance is created. In addition to this default encryption key, administrators have the option to </w:t>
      </w:r>
      <w:hyperlink r:id="rId255">
        <w:r>
          <w:rPr>
            <w:rStyle w:val="FootnoteReference"/>
          </w:rPr>
          <w:t>bring your own key (BYOK)</w:t>
        </w:r>
      </w:hyperlink>
      <w:r>
        <w:t>.</w:t>
      </w:r>
    </w:p>
    <w:p w14:paraId="5499ACFE" w14:textId="77777777" w:rsidR="00EC375C" w:rsidRDefault="009352C4">
      <w:pPr>
        <w:pStyle w:val="BodyText"/>
      </w:pPr>
      <w:r>
        <w:t xml:space="preserve">When using a customer-managed key strategy, it is vital to understand responsibilities around key lifecycle management. Customer keys are stored in an </w:t>
      </w:r>
      <w:hyperlink r:id="rId256">
        <w:r>
          <w:rPr>
            <w:rStyle w:val="FootnoteReference"/>
          </w:rPr>
          <w:t>Azure Key Vault</w:t>
        </w:r>
      </w:hyperlink>
      <w:r>
        <w:t xml:space="preserve"> and then accessed via policies. It is vital to follow all recommendations for key management, the loss of the encryption key equates to the loss of data access.</w:t>
      </w:r>
    </w:p>
    <w:p w14:paraId="268E77F3" w14:textId="77777777" w:rsidR="00EC375C" w:rsidRDefault="009352C4">
      <w:pPr>
        <w:pStyle w:val="BodyText"/>
      </w:pPr>
      <w:r>
        <w:t xml:space="preserve">In addition to a customer-managed keys, use service-level keys to </w:t>
      </w:r>
      <w:hyperlink r:id="rId257">
        <w:r>
          <w:rPr>
            <w:rStyle w:val="FootnoteReference"/>
          </w:rPr>
          <w:t>add double encryption</w:t>
        </w:r>
      </w:hyperlink>
      <w:r>
        <w:t>. Implementing this feature will provide highly encrypted data at rest, but it does come with encryption performance penalties. Testing should be performed.</w:t>
      </w:r>
    </w:p>
    <w:p w14:paraId="429C596D" w14:textId="77777777" w:rsidR="00EC375C" w:rsidRDefault="009352C4">
      <w:pPr>
        <w:pStyle w:val="BodyText"/>
      </w:pPr>
      <w:r>
        <w:t xml:space="preserve">Data can be encrypted during transit using SSL/TLS. As previously discussed, it may be necessary to </w:t>
      </w:r>
      <w:hyperlink r:id="rId258">
        <w:r>
          <w:rPr>
            <w:rStyle w:val="FootnoteReference"/>
          </w:rPr>
          <w:t>modify your applications</w:t>
        </w:r>
      </w:hyperlink>
      <w:r>
        <w:t xml:space="preserve"> to support this change and also configure the appropriate TLS validation settings.</w:t>
      </w:r>
    </w:p>
    <w:p w14:paraId="031F94A0" w14:textId="77777777" w:rsidR="00EC375C" w:rsidRDefault="009352C4">
      <w:pPr>
        <w:pStyle w:val="Heading2"/>
      </w:pPr>
      <w:bookmarkStart w:id="242" w:name="_Toc91505014"/>
      <w:bookmarkStart w:id="243" w:name="firewall"/>
      <w:bookmarkEnd w:id="241"/>
      <w:r>
        <w:t>Firewall</w:t>
      </w:r>
      <w:bookmarkEnd w:id="242"/>
    </w:p>
    <w:p w14:paraId="6D95726C" w14:textId="77777777" w:rsidR="00EC375C" w:rsidRDefault="009352C4">
      <w:pPr>
        <w:pStyle w:val="FirstParagraph"/>
      </w:pPr>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19539133" w14:textId="77777777" w:rsidR="00EC375C" w:rsidRDefault="009352C4">
      <w:pPr>
        <w:pStyle w:val="BodyText"/>
      </w:pPr>
      <w:r>
        <w:t xml:space="preserve">The first line of defense for protecting the MySQL instance is to implement </w:t>
      </w:r>
      <w:hyperlink r:id="rId259">
        <w:r>
          <w:rPr>
            <w:rStyle w:val="FootnoteReference"/>
          </w:rPr>
          <w:t>firewall rules</w:t>
        </w:r>
      </w:hyperlink>
      <w:r>
        <w:t xml:space="preserve">. IP addresses can be limited to only valid locations when accessing the instance via internal or external IPs. If the MySQL instance is destined to only serve internal applications, then </w:t>
      </w:r>
      <w:hyperlink r:id="rId260">
        <w:r>
          <w:rPr>
            <w:rStyle w:val="FootnoteReference"/>
          </w:rPr>
          <w:t>restrict public access</w:t>
        </w:r>
      </w:hyperlink>
      <w:r>
        <w:t>.</w:t>
      </w:r>
    </w:p>
    <w:p w14:paraId="35F61497" w14:textId="77777777" w:rsidR="00EC375C" w:rsidRDefault="009352C4">
      <w:pPr>
        <w:pStyle w:val="BodyText"/>
      </w:pPr>
      <w:r>
        <w:t xml:space="preserve">When moving an application to Azure along with the MySQL workload, it is likely there will be multiple virtual networks setup in a hub and spoke pattern that will require </w:t>
      </w:r>
      <w:hyperlink r:id="rId261">
        <w:r>
          <w:rPr>
            <w:rStyle w:val="FootnoteReference"/>
          </w:rPr>
          <w:t>Virtual Network Peering</w:t>
        </w:r>
      </w:hyperlink>
      <w:r>
        <w:t xml:space="preserve"> to be configured.</w:t>
      </w:r>
    </w:p>
    <w:p w14:paraId="3C80AE23" w14:textId="77777777" w:rsidR="00EC375C" w:rsidRDefault="009352C4">
      <w:pPr>
        <w:pStyle w:val="Heading2"/>
      </w:pPr>
      <w:bookmarkStart w:id="244" w:name="_Toc91505015"/>
      <w:bookmarkStart w:id="245" w:name="private-link"/>
      <w:bookmarkEnd w:id="243"/>
      <w:r>
        <w:t>Private Link</w:t>
      </w:r>
      <w:bookmarkEnd w:id="244"/>
    </w:p>
    <w:p w14:paraId="2FA540EB" w14:textId="77777777" w:rsidR="00EC375C" w:rsidRDefault="009352C4">
      <w:pPr>
        <w:pStyle w:val="FirstParagraph"/>
      </w:pPr>
      <w:r>
        <w:t xml:space="preserve">To limit access to the Azure Database for MySQL to internal Azure resources, enable </w:t>
      </w:r>
      <w:hyperlink r:id="rId262">
        <w:r>
          <w:rPr>
            <w:rStyle w:val="FootnoteReference"/>
          </w:rPr>
          <w:t>Private Link</w:t>
        </w:r>
      </w:hyperlink>
      <w:r>
        <w:t>. Private Link will ensure that the MySQL instance will be assigned a private IP rather than a public IP address.</w:t>
      </w:r>
    </w:p>
    <w:p w14:paraId="71B846CB" w14:textId="77777777" w:rsidR="00EC375C" w:rsidRDefault="009352C4">
      <w:pPr>
        <w:pStyle w:val="BlockText"/>
      </w:pPr>
      <w:r>
        <w:rPr>
          <w:b/>
          <w:bCs/>
        </w:rPr>
        <w:t>Note:</w:t>
      </w:r>
      <w:r>
        <w:t xml:space="preserve"> There are many other </w:t>
      </w:r>
      <w:hyperlink r:id="rId263">
        <w:r>
          <w:rPr>
            <w:rStyle w:val="FootnoteReference"/>
          </w:rPr>
          <w:t>basic Azure Networking considerations</w:t>
        </w:r>
      </w:hyperlink>
      <w:r>
        <w:t xml:space="preserve"> that must be taken into account that are not the focus of this guide.</w:t>
      </w:r>
    </w:p>
    <w:p w14:paraId="4580C844" w14:textId="77777777" w:rsidR="00EC375C" w:rsidRDefault="009352C4">
      <w:pPr>
        <w:pStyle w:val="FirstParagraph"/>
      </w:pPr>
      <w:r>
        <w:t xml:space="preserve">Review a set of potential </w:t>
      </w:r>
      <w:hyperlink r:id="rId264">
        <w:r>
          <w:rPr>
            <w:rStyle w:val="FootnoteReference"/>
          </w:rPr>
          <w:t>security baseline</w:t>
        </w:r>
      </w:hyperlink>
      <w:r>
        <w:t xml:space="preserve"> tasks that can be implemented across all Azure resources. Not all of the items described on the reference link will apply to the specific data workloads or Azure resources.</w:t>
      </w:r>
    </w:p>
    <w:p w14:paraId="788FAF8B" w14:textId="77777777" w:rsidR="00EC375C" w:rsidRDefault="009352C4">
      <w:pPr>
        <w:pStyle w:val="Heading2"/>
      </w:pPr>
      <w:bookmarkStart w:id="246" w:name="_Toc91505016"/>
      <w:bookmarkStart w:id="247" w:name="security-checklist"/>
      <w:bookmarkEnd w:id="245"/>
      <w:r>
        <w:t>Security Checklist</w:t>
      </w:r>
      <w:bookmarkEnd w:id="246"/>
    </w:p>
    <w:p w14:paraId="3B4E5557" w14:textId="77777777" w:rsidR="00EC375C" w:rsidRDefault="009352C4">
      <w:pPr>
        <w:pStyle w:val="Compact"/>
        <w:numPr>
          <w:ilvl w:val="0"/>
          <w:numId w:val="66"/>
        </w:numPr>
      </w:pPr>
      <w:r>
        <w:t>Use Azure AD authentication where possible.</w:t>
      </w:r>
    </w:p>
    <w:p w14:paraId="472CCF89" w14:textId="77777777" w:rsidR="00EC375C" w:rsidRDefault="009352C4">
      <w:pPr>
        <w:pStyle w:val="Compact"/>
        <w:numPr>
          <w:ilvl w:val="0"/>
          <w:numId w:val="66"/>
        </w:numPr>
      </w:pPr>
      <w:r>
        <w:t>Enable Advanced Thread Protection.</w:t>
      </w:r>
    </w:p>
    <w:p w14:paraId="1D2287F3" w14:textId="77777777" w:rsidR="00EC375C" w:rsidRDefault="009352C4">
      <w:pPr>
        <w:pStyle w:val="Compact"/>
        <w:numPr>
          <w:ilvl w:val="0"/>
          <w:numId w:val="66"/>
        </w:numPr>
      </w:pPr>
      <w:r>
        <w:t>Enable all auditing features.</w:t>
      </w:r>
    </w:p>
    <w:p w14:paraId="50C62C33" w14:textId="77777777" w:rsidR="00EC375C" w:rsidRDefault="009352C4">
      <w:pPr>
        <w:pStyle w:val="Compact"/>
        <w:numPr>
          <w:ilvl w:val="0"/>
          <w:numId w:val="66"/>
        </w:numPr>
      </w:pPr>
      <w:r>
        <w:t>Consider a Bring-Your-Own-Key (BYOK) strategy.</w:t>
      </w:r>
    </w:p>
    <w:p w14:paraId="5D9A7FD6" w14:textId="77777777" w:rsidR="00EC375C" w:rsidRDefault="009352C4">
      <w:pPr>
        <w:pStyle w:val="Compact"/>
        <w:numPr>
          <w:ilvl w:val="0"/>
          <w:numId w:val="66"/>
        </w:numPr>
      </w:pPr>
      <w:r>
        <w:t>Implement firewall rules.</w:t>
      </w:r>
    </w:p>
    <w:p w14:paraId="0B271062" w14:textId="77777777" w:rsidR="00EC375C" w:rsidRDefault="009352C4">
      <w:pPr>
        <w:pStyle w:val="Compact"/>
        <w:numPr>
          <w:ilvl w:val="0"/>
          <w:numId w:val="66"/>
        </w:numPr>
      </w:pPr>
      <w:r>
        <w:t>Utilize private endpoints for workloads that do not travel over the Internet.</w:t>
      </w:r>
    </w:p>
    <w:p w14:paraId="74AC38B2" w14:textId="77777777" w:rsidR="00EC375C" w:rsidRDefault="009352C4">
      <w:pPr>
        <w:pStyle w:val="Heading1"/>
      </w:pPr>
      <w:bookmarkStart w:id="248" w:name="_Toc91505017"/>
      <w:bookmarkStart w:id="249" w:name="optimization"/>
      <w:bookmarkEnd w:id="227"/>
      <w:bookmarkEnd w:id="247"/>
      <w:r>
        <w:t>Optimization</w:t>
      </w:r>
      <w:bookmarkEnd w:id="248"/>
    </w:p>
    <w:p w14:paraId="0E07EE3E" w14:textId="77777777" w:rsidR="00EC375C" w:rsidRDefault="009352C4">
      <w:pPr>
        <w:pStyle w:val="Heading2"/>
      </w:pPr>
      <w:bookmarkStart w:id="250" w:name="_Toc91505018"/>
      <w:bookmarkStart w:id="251" w:name="X08d1f404409914db23e3ed5af07cfe8d23910a3"/>
      <w:r>
        <w:t>Monitoring Hardware and Query Performance</w:t>
      </w:r>
      <w:bookmarkEnd w:id="250"/>
    </w:p>
    <w:p w14:paraId="614B7173" w14:textId="77777777" w:rsidR="00EC375C" w:rsidRDefault="009352C4">
      <w:pPr>
        <w:pStyle w:val="FirstParagraph"/>
      </w:pPr>
      <w:r>
        <w:t xml:space="preserve">In addition to the audit and activity logs, server performance can also be monitored with </w:t>
      </w:r>
      <w:hyperlink r:id="rId265">
        <w:r>
          <w:rPr>
            <w:rStyle w:val="FootnoteReference"/>
          </w:rPr>
          <w:t>Azure Metrics</w:t>
        </w:r>
      </w:hyperlink>
      <w:r>
        <w:t xml:space="preserve">. Azure metrics are provided in a one-minute frequency and alerts can be configured from them. For more information, reference </w:t>
      </w:r>
      <w:hyperlink r:id="rId266">
        <w:r>
          <w:rPr>
            <w:rStyle w:val="FootnoteReference"/>
          </w:rPr>
          <w:t>Monitoring in Azure Database for MySQL</w:t>
        </w:r>
      </w:hyperlink>
      <w:r>
        <w:t xml:space="preserve"> for specifics on what kind of metrics that can be monitored.</w:t>
      </w:r>
    </w:p>
    <w:p w14:paraId="264C3A12" w14:textId="77777777" w:rsidR="00EC375C" w:rsidRDefault="009352C4">
      <w:pPr>
        <w:pStyle w:val="BodyText"/>
      </w:pPr>
      <w:r>
        <w:t xml:space="preserve">As previously mentioned, monitoring metrics such as the </w:t>
      </w:r>
      <w:r>
        <w:rPr>
          <w:rStyle w:val="VerbatimChar"/>
        </w:rPr>
        <w:t>cpu_percent</w:t>
      </w:r>
      <w:r>
        <w:t xml:space="preserve"> or </w:t>
      </w:r>
      <w:r>
        <w:rPr>
          <w:rStyle w:val="VerbatimChar"/>
        </w:rPr>
        <w:t>memory_percent</w:t>
      </w:r>
      <w:r>
        <w:t xml:space="preserve"> can be important when deciding to upgrade the database tier. Consistently high values could indicate a tier upgrade is necessary.</w:t>
      </w:r>
    </w:p>
    <w:p w14:paraId="555C9097" w14:textId="77777777" w:rsidR="00EC375C" w:rsidRDefault="009352C4">
      <w:pPr>
        <w:pStyle w:val="BodyText"/>
      </w:pPr>
      <w:r>
        <w:t>Additionally, if cpu and memory do not seem to be the issue, administrators can explore database-based options such as indexing and query modifications for poor performing queries.</w:t>
      </w:r>
    </w:p>
    <w:p w14:paraId="5B23D8B4" w14:textId="77777777" w:rsidR="00EC375C" w:rsidRDefault="009352C4">
      <w:pPr>
        <w:pStyle w:val="BodyText"/>
      </w:pPr>
      <w:r>
        <w:t>To find poor performing queries, run the following:</w:t>
      </w:r>
    </w:p>
    <w:p w14:paraId="093D6828" w14:textId="77777777" w:rsidR="00EC375C" w:rsidRDefault="009352C4">
      <w:pPr>
        <w:pStyle w:val="TOCHeading"/>
      </w:pPr>
      <w:r>
        <w:rPr>
          <w:rStyle w:val="VerbatimChar"/>
        </w:rPr>
        <w:t>AzureDiagnostics</w:t>
      </w:r>
      <w:r>
        <w:br/>
      </w:r>
      <w:r>
        <w:rPr>
          <w:rStyle w:val="VerbatimChar"/>
        </w:rPr>
        <w:t>| where ResourceProvider == "MICROSOFT.DBFORMYSQL"</w:t>
      </w:r>
      <w:r>
        <w:br/>
      </w:r>
      <w:r>
        <w:rPr>
          <w:rStyle w:val="VerbatimChar"/>
        </w:rPr>
        <w:t>| where Category == 'MySqlSlowLogs'</w:t>
      </w:r>
      <w:r>
        <w:br/>
      </w:r>
      <w:r>
        <w:rPr>
          <w:rStyle w:val="VerbatimChar"/>
        </w:rPr>
        <w:t>| project TimeGenerated, LogicalServerName_s, event_class_s, start_time_t , query_time_d, sql_text_s</w:t>
      </w:r>
      <w:r>
        <w:br/>
      </w:r>
      <w:r>
        <w:rPr>
          <w:rStyle w:val="VerbatimChar"/>
        </w:rPr>
        <w:t>| top 5 by query_time_d desc</w:t>
      </w:r>
    </w:p>
    <w:p w14:paraId="13D17630" w14:textId="77777777" w:rsidR="00EC375C" w:rsidRDefault="009352C4">
      <w:pPr>
        <w:pStyle w:val="Heading2"/>
      </w:pPr>
      <w:bookmarkStart w:id="252" w:name="_Toc91505019"/>
      <w:bookmarkStart w:id="253" w:name="query-performance-insight"/>
      <w:bookmarkEnd w:id="251"/>
      <w:r>
        <w:t>Query Performance Insight</w:t>
      </w:r>
      <w:bookmarkEnd w:id="252"/>
    </w:p>
    <w:p w14:paraId="65AFD6FE" w14:textId="77777777" w:rsidR="00EC375C" w:rsidRDefault="009352C4">
      <w:pPr>
        <w:pStyle w:val="FirstParagraph"/>
      </w:pPr>
      <w:r>
        <w:t xml:space="preserve">In addition to the basic server monitoring aspects, Azure provides tools to monitor application query performance. Correcting or improving queries can lead to significant increases in the query throughput. Use the </w:t>
      </w:r>
      <w:hyperlink r:id="rId267">
        <w:r>
          <w:rPr>
            <w:rStyle w:val="FootnoteReference"/>
          </w:rPr>
          <w:t>Query Performance Insight tool</w:t>
        </w:r>
      </w:hyperlink>
      <w:r>
        <w:t xml:space="preserve"> to analyze the longest running queries and determine if it is possible to cache those items if they are deterministic within a set period, or modify the queries to increase their performance.</w:t>
      </w:r>
    </w:p>
    <w:p w14:paraId="25D7BA06" w14:textId="77777777" w:rsidR="00EC375C" w:rsidRDefault="009352C4">
      <w:pPr>
        <w:pStyle w:val="BodyText"/>
      </w:pPr>
      <w:r>
        <w:t xml:space="preserve">The </w:t>
      </w:r>
      <w:r>
        <w:rPr>
          <w:rStyle w:val="VerbatimChar"/>
        </w:rPr>
        <w:t>slow_query_log</w:t>
      </w:r>
      <w:r>
        <w:t xml:space="preserve"> can be set to show slow queries in the MySQL log files (default is OFF). The </w:t>
      </w:r>
      <w:r>
        <w:rPr>
          <w:rStyle w:val="VerbatimChar"/>
        </w:rPr>
        <w:t>long_query_time</w:t>
      </w:r>
      <w:r>
        <w:t xml:space="preserve"> server parameter can alert users for long query times (default is 10 sec).</w:t>
      </w:r>
    </w:p>
    <w:p w14:paraId="6008334C" w14:textId="77777777" w:rsidR="00EC375C" w:rsidRDefault="009352C4">
      <w:pPr>
        <w:pStyle w:val="Heading2"/>
      </w:pPr>
      <w:bookmarkStart w:id="254" w:name="_Toc91505020"/>
      <w:bookmarkStart w:id="255" w:name="upgrading-the-tier"/>
      <w:bookmarkEnd w:id="253"/>
      <w:r>
        <w:t>Upgrading the Tier</w:t>
      </w:r>
      <w:bookmarkEnd w:id="254"/>
    </w:p>
    <w:p w14:paraId="35A4D083" w14:textId="77777777" w:rsidR="00EC375C" w:rsidRDefault="009352C4">
      <w:pPr>
        <w:pStyle w:val="FirstParagraph"/>
      </w:pPr>
      <w:r>
        <w:t xml:space="preserve">The Azure Portal can be used to scale between from </w:t>
      </w:r>
      <w:r>
        <w:rPr>
          <w:rStyle w:val="VerbatimChar"/>
        </w:rPr>
        <w:t>General Purpose</w:t>
      </w:r>
      <w:r>
        <w:t xml:space="preserve"> and </w:t>
      </w:r>
      <w:r>
        <w:rPr>
          <w:rStyle w:val="VerbatimChar"/>
        </w:rPr>
        <w:t>Memory Optimized</w:t>
      </w:r>
      <w:r>
        <w:t xml:space="preserve">. If a </w:t>
      </w:r>
      <w:r>
        <w:rPr>
          <w:rStyle w:val="VerbatimChar"/>
        </w:rPr>
        <w:t>Basic</w:t>
      </w:r>
      <w:r>
        <w:t xml:space="preserve"> tier is chosen, there will be no option to upgrade the tier to </w:t>
      </w:r>
      <w:r>
        <w:rPr>
          <w:rStyle w:val="VerbatimChar"/>
        </w:rPr>
        <w:t>General Purpose</w:t>
      </w:r>
      <w:r>
        <w:t xml:space="preserve"> or </w:t>
      </w:r>
      <w:r>
        <w:rPr>
          <w:rStyle w:val="VerbatimChar"/>
        </w:rPr>
        <w:t>Memory Optimized</w:t>
      </w:r>
      <w:r>
        <w:t xml:space="preserve"> later. However, it is possible to utilize other techniques to perform a migration/upgrade to a new Azure Database for MySQL instance.</w:t>
      </w:r>
    </w:p>
    <w:p w14:paraId="0EE00CA2" w14:textId="77777777" w:rsidR="00EC375C" w:rsidRDefault="009352C4">
      <w:pPr>
        <w:pStyle w:val="BodyText"/>
      </w:pPr>
      <w:r>
        <w:t xml:space="preserve">For an example of a script that will migrate from Basic to another server tier, reference </w:t>
      </w:r>
      <w:hyperlink r:id="rId268">
        <w:r>
          <w:rPr>
            <w:rStyle w:val="FootnoteReference"/>
          </w:rPr>
          <w:t>Upgrade from Basic to General Purpose or Memory Optimized tiers in Azure Database for MySQL</w:t>
        </w:r>
      </w:hyperlink>
      <w:r>
        <w:t>.</w:t>
      </w:r>
    </w:p>
    <w:p w14:paraId="44514A90" w14:textId="77777777" w:rsidR="00EC375C" w:rsidRDefault="009352C4">
      <w:pPr>
        <w:pStyle w:val="Heading2"/>
      </w:pPr>
      <w:bookmarkStart w:id="256" w:name="_Toc91505021"/>
      <w:bookmarkStart w:id="257" w:name="scale-the-server"/>
      <w:bookmarkEnd w:id="255"/>
      <w:r>
        <w:t>Scale the Server</w:t>
      </w:r>
      <w:bookmarkEnd w:id="256"/>
    </w:p>
    <w:p w14:paraId="7DA65A7D" w14:textId="77777777" w:rsidR="00EC375C" w:rsidRDefault="009352C4">
      <w:pPr>
        <w:pStyle w:val="FirstParagraph"/>
      </w:pPr>
      <w:r>
        <w:t xml:space="preserve">Within the tier, it is possible to scale cores and memory to the minimum and maximum limits allowed in that tier. If monitoring shows a continual maxing out of CPU or memory, follow the steps to </w:t>
      </w:r>
      <w:hyperlink r:id="rId269">
        <w:r>
          <w:rPr>
            <w:rStyle w:val="FootnoteReference"/>
          </w:rPr>
          <w:t>scale-up to meet your demand</w:t>
        </w:r>
      </w:hyperlink>
      <w:r>
        <w:t>.</w:t>
      </w:r>
    </w:p>
    <w:p w14:paraId="71EA67FD" w14:textId="77777777" w:rsidR="00EC375C" w:rsidRDefault="009352C4">
      <w:pPr>
        <w:pStyle w:val="Heading2"/>
      </w:pPr>
      <w:bookmarkStart w:id="258" w:name="_Toc91505022"/>
      <w:bookmarkStart w:id="259" w:name="moving-regions"/>
      <w:bookmarkEnd w:id="257"/>
      <w:r>
        <w:t>Moving Regions</w:t>
      </w:r>
      <w:bookmarkEnd w:id="258"/>
    </w:p>
    <w:p w14:paraId="48A45B68" w14:textId="77777777" w:rsidR="00EC375C" w:rsidRDefault="009352C4">
      <w:pPr>
        <w:pStyle w:val="FirstParagraph"/>
      </w:pPr>
      <w:r>
        <w:t>Moving a database to a different Azure region depends on the approach and architecture. Depending on the approach, it could cause system downtime.</w:t>
      </w:r>
    </w:p>
    <w:p w14:paraId="6453806B" w14:textId="77777777" w:rsidR="00EC375C" w:rsidRDefault="009352C4">
      <w:pPr>
        <w:pStyle w:val="BodyText"/>
      </w:pPr>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70">
        <w:r>
          <w:rPr>
            <w:rStyle w:val="FootnoteReference"/>
          </w:rPr>
          <w:t>Business Continuity and Disaster Recovery</w:t>
        </w:r>
      </w:hyperlink>
      <w:r>
        <w:t xml:space="preserve"> section.</w:t>
      </w:r>
    </w:p>
    <w:p w14:paraId="72726854" w14:textId="77777777" w:rsidR="00EC375C" w:rsidRDefault="009352C4">
      <w:pPr>
        <w:pStyle w:val="Heading2"/>
      </w:pPr>
      <w:bookmarkStart w:id="260" w:name="_Toc91505023"/>
      <w:bookmarkStart w:id="261" w:name="optimization-checklist"/>
      <w:bookmarkEnd w:id="259"/>
      <w:r>
        <w:t>Optimization Checklist</w:t>
      </w:r>
      <w:bookmarkEnd w:id="260"/>
    </w:p>
    <w:p w14:paraId="2A194817" w14:textId="77777777" w:rsidR="00EC375C" w:rsidRDefault="009352C4">
      <w:pPr>
        <w:pStyle w:val="Compact"/>
        <w:numPr>
          <w:ilvl w:val="0"/>
          <w:numId w:val="67"/>
        </w:numPr>
      </w:pPr>
      <w:r>
        <w:t>Monitor for slow queries.</w:t>
      </w:r>
    </w:p>
    <w:p w14:paraId="26EF71A6" w14:textId="77777777" w:rsidR="00EC375C" w:rsidRDefault="009352C4">
      <w:pPr>
        <w:pStyle w:val="Compact"/>
        <w:numPr>
          <w:ilvl w:val="0"/>
          <w:numId w:val="67"/>
        </w:numPr>
      </w:pPr>
      <w:r>
        <w:t>Periodically review the Performance Insight dashboard.</w:t>
      </w:r>
    </w:p>
    <w:p w14:paraId="4AE7B83C" w14:textId="77777777" w:rsidR="00EC375C" w:rsidRDefault="009352C4">
      <w:pPr>
        <w:pStyle w:val="Compact"/>
        <w:numPr>
          <w:ilvl w:val="0"/>
          <w:numId w:val="67"/>
        </w:numPr>
      </w:pPr>
      <w:r>
        <w:t>Utilize monitoring to drive tier upgrades and scale decisions.</w:t>
      </w:r>
    </w:p>
    <w:p w14:paraId="3693A1DA" w14:textId="77777777" w:rsidR="00EC375C" w:rsidRDefault="009352C4">
      <w:pPr>
        <w:pStyle w:val="Compact"/>
        <w:numPr>
          <w:ilvl w:val="0"/>
          <w:numId w:val="67"/>
        </w:numPr>
      </w:pPr>
      <w:r>
        <w:t>Consider moving regions if the users or application needs change.</w:t>
      </w:r>
    </w:p>
    <w:p w14:paraId="58B4E9AE" w14:textId="77777777" w:rsidR="00EC375C" w:rsidRDefault="009352C4">
      <w:pPr>
        <w:pStyle w:val="FirstParagraph"/>
      </w:pPr>
      <w:r>
        <w:t>TODO - https://wemakewaves.medium.com/migrating-our-php-applications-to-docker-without-sacrificing-performance-1a69d81dcafb</w:t>
      </w:r>
    </w:p>
    <w:p w14:paraId="2F75AEF9" w14:textId="77777777" w:rsidR="00EC375C" w:rsidRDefault="009352C4">
      <w:pPr>
        <w:pStyle w:val="Heading1"/>
      </w:pPr>
      <w:bookmarkStart w:id="262" w:name="_Toc91505024"/>
      <w:bookmarkStart w:id="263" w:name="X073e8d78bf7716df1e31aae21cbc8004dd1b23c"/>
      <w:bookmarkEnd w:id="249"/>
      <w:bookmarkEnd w:id="261"/>
      <w:r>
        <w:t>Business Continuity and Disaster Recovery (BCDR)</w:t>
      </w:r>
      <w:bookmarkEnd w:id="262"/>
    </w:p>
    <w:p w14:paraId="50C65C79" w14:textId="77777777" w:rsidR="00EC375C" w:rsidRDefault="009352C4">
      <w:pPr>
        <w:pStyle w:val="Heading2"/>
      </w:pPr>
      <w:bookmarkStart w:id="264" w:name="_Toc91505025"/>
      <w:bookmarkStart w:id="265" w:name="backup-and-restore-1"/>
      <w:r>
        <w:t>Backup and Restore</w:t>
      </w:r>
      <w:bookmarkEnd w:id="264"/>
    </w:p>
    <w:p w14:paraId="64D67BE0" w14:textId="77777777" w:rsidR="00EC375C" w:rsidRDefault="009352C4">
      <w:pPr>
        <w:pStyle w:val="FirstParagraph"/>
      </w:pPr>
      <w:r>
        <w:t>As with any mission critical system, having a backup and restore as well as a disaster recovery (BCDR) strategy is an important part of your overall system design. If an unforseen event occurs, you should have the ability to restore your data to a point in time (Recovery Point Objective) in a reasonable amount of time (Recovery Time Objective).</w:t>
      </w:r>
    </w:p>
    <w:p w14:paraId="135B2C20" w14:textId="77777777" w:rsidR="00EC375C" w:rsidRDefault="009352C4">
      <w:pPr>
        <w:pStyle w:val="Heading3"/>
      </w:pPr>
      <w:bookmarkStart w:id="266" w:name="backup"/>
      <w:r>
        <w:t>Backup</w:t>
      </w:r>
    </w:p>
    <w:p w14:paraId="2BB882BF" w14:textId="77777777" w:rsidR="00EC375C" w:rsidRDefault="009352C4">
      <w:pPr>
        <w:pStyle w:val="FirstParagraph"/>
      </w:pPr>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607C98ED" w14:textId="77777777" w:rsidR="00EC375C" w:rsidRDefault="009352C4">
      <w:pPr>
        <w:pStyle w:val="BodyText"/>
      </w:pPr>
      <w:r>
        <w:t xml:space="preserve">There are several current limitations to the database backup feature as described in the </w:t>
      </w:r>
      <w:hyperlink r:id="rId271">
        <w:r>
          <w:rPr>
            <w:rStyle w:val="FootnoteReference"/>
          </w:rPr>
          <w:t>Backup and restore in Azure Database for MySQL</w:t>
        </w:r>
      </w:hyperlink>
      <w:r>
        <w:t xml:space="preserve"> docs article. It is important to understand them when deciding what additional strategies that should be implemented.</w:t>
      </w:r>
    </w:p>
    <w:p w14:paraId="27039723" w14:textId="77777777" w:rsidR="00EC375C" w:rsidRDefault="009352C4">
      <w:pPr>
        <w:pStyle w:val="BodyText"/>
      </w:pPr>
      <w:r>
        <w:t>Some items to be aware of include:</w:t>
      </w:r>
    </w:p>
    <w:p w14:paraId="4FC9E7CA" w14:textId="77777777" w:rsidR="00EC375C" w:rsidRDefault="009352C4">
      <w:pPr>
        <w:pStyle w:val="Compact"/>
        <w:numPr>
          <w:ilvl w:val="0"/>
          <w:numId w:val="68"/>
        </w:numPr>
      </w:pPr>
      <w:r>
        <w:t>No direct access to the backups</w:t>
      </w:r>
    </w:p>
    <w:p w14:paraId="0FCE1491" w14:textId="77777777" w:rsidR="00EC375C" w:rsidRDefault="009352C4">
      <w:pPr>
        <w:pStyle w:val="Compact"/>
        <w:numPr>
          <w:ilvl w:val="0"/>
          <w:numId w:val="68"/>
        </w:numPr>
      </w:pPr>
      <w:r>
        <w:t>Tiers that allow up to 4TB have a full backup once per week, differential twice a day, and logs every five minutes</w:t>
      </w:r>
    </w:p>
    <w:p w14:paraId="6FF7AC88" w14:textId="77777777" w:rsidR="00EC375C" w:rsidRDefault="009352C4">
      <w:pPr>
        <w:pStyle w:val="Compact"/>
        <w:numPr>
          <w:ilvl w:val="0"/>
          <w:numId w:val="68"/>
        </w:numPr>
      </w:pPr>
      <w:r>
        <w:t>Tiers that allow up to 16TB have backups that are snapshot based</w:t>
      </w:r>
    </w:p>
    <w:p w14:paraId="0BA2BD8B" w14:textId="77777777" w:rsidR="00EC375C" w:rsidRDefault="009352C4">
      <w:pPr>
        <w:pStyle w:val="BlockText"/>
      </w:pPr>
      <w:r>
        <w:rPr>
          <w:b/>
          <w:bCs/>
        </w:rPr>
        <w:t>Note:</w:t>
      </w:r>
      <w:r>
        <w:t xml:space="preserve"> </w:t>
      </w:r>
      <w:hyperlink r:id="rId272" w:anchor="storage">
        <w:r>
          <w:rPr>
            <w:rStyle w:val="FootnoteReference"/>
          </w:rPr>
          <w:t>Some regions</w:t>
        </w:r>
      </w:hyperlink>
      <w:r>
        <w:t xml:space="preserve"> do not yet support storage up to 16TB.</w:t>
      </w:r>
    </w:p>
    <w:p w14:paraId="7D4E32C4" w14:textId="77777777" w:rsidR="00EC375C" w:rsidRDefault="009352C4">
      <w:pPr>
        <w:pStyle w:val="Heading3"/>
      </w:pPr>
      <w:bookmarkStart w:id="267" w:name="restore"/>
      <w:bookmarkEnd w:id="266"/>
      <w:r>
        <w:t>Restore</w:t>
      </w:r>
    </w:p>
    <w:p w14:paraId="3BFE8F07" w14:textId="77777777" w:rsidR="00EC375C" w:rsidRDefault="009352C4">
      <w:pPr>
        <w:pStyle w:val="FirstParagraph"/>
      </w:pPr>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2FC1C2E8" w14:textId="77777777" w:rsidR="00EC375C" w:rsidRDefault="009352C4">
      <w:pPr>
        <w:pStyle w:val="BodyText"/>
      </w:pPr>
      <w:r>
        <w:t xml:space="preserve">During a database restore, any supporting items outside of the database will also need to be restored. Review the migration process. See </w:t>
      </w:r>
      <w:hyperlink r:id="rId273" w:anchor="perform-post-restore-tasks">
        <w:r>
          <w:rPr>
            <w:rStyle w:val="FootnoteReference"/>
          </w:rPr>
          <w:t>Perform post-restore tasks</w:t>
        </w:r>
      </w:hyperlink>
      <w:r>
        <w:t xml:space="preserve"> for more information.</w:t>
      </w:r>
    </w:p>
    <w:p w14:paraId="375EFD12" w14:textId="77777777" w:rsidR="00EC375C" w:rsidRDefault="009352C4">
      <w:pPr>
        <w:pStyle w:val="Heading2"/>
      </w:pPr>
      <w:bookmarkStart w:id="268" w:name="_Toc91505026"/>
      <w:bookmarkStart w:id="269" w:name="read-replicas"/>
      <w:bookmarkEnd w:id="265"/>
      <w:bookmarkEnd w:id="267"/>
      <w:r>
        <w:t>Read Replicas</w:t>
      </w:r>
      <w:bookmarkEnd w:id="268"/>
    </w:p>
    <w:p w14:paraId="521F7D9F" w14:textId="77777777" w:rsidR="00EC375C" w:rsidRDefault="000500BB">
      <w:pPr>
        <w:pStyle w:val="FirstParagraph"/>
      </w:pPr>
      <w:hyperlink r:id="rId274">
        <w:r w:rsidR="009352C4">
          <w:rPr>
            <w:rStyle w:val="FootnoteReference"/>
          </w:rPr>
          <w:t>Read replicas</w:t>
        </w:r>
      </w:hyperlink>
      <w:r w:rsidR="009352C4">
        <w:t xml:space="preserve"> can be used to increase the MySQL read throughput, improve performance for regional users and to implement disaster recovery. When creating one or more read replicas, be aware that additional charges will apply for the same compute and storage as the primary server.</w:t>
      </w:r>
    </w:p>
    <w:p w14:paraId="1D230DB0" w14:textId="77777777" w:rsidR="00EC375C" w:rsidRDefault="009352C4">
      <w:pPr>
        <w:pStyle w:val="Heading2"/>
      </w:pPr>
      <w:bookmarkStart w:id="270" w:name="_Toc91505027"/>
      <w:bookmarkStart w:id="271" w:name="deleted-servers"/>
      <w:bookmarkEnd w:id="269"/>
      <w:r>
        <w:t>Deleted Servers</w:t>
      </w:r>
      <w:bookmarkEnd w:id="270"/>
    </w:p>
    <w:p w14:paraId="64D0D301" w14:textId="77777777" w:rsidR="00EC375C" w:rsidRDefault="009352C4">
      <w:pPr>
        <w:pStyle w:val="FirstParagraph"/>
      </w:pPr>
      <w:r>
        <w:t xml:space="preserve">If an administrator or bad actor deletes the server in the Azure Portal or via automated methods, all backups and read replicas will also be deleted. It is important that </w:t>
      </w:r>
      <w:hyperlink r:id="rId275">
        <w:r>
          <w:rPr>
            <w:rStyle w:val="FootnoteReference"/>
          </w:rPr>
          <w:t>resource locks</w:t>
        </w:r>
      </w:hyperlink>
      <w:r>
        <w:t xml:space="preserve"> are created on the Azure Database for MySQL resource group to add an extra layer of deletion prevention to the instances.</w:t>
      </w:r>
    </w:p>
    <w:p w14:paraId="3A3BC4CD" w14:textId="77777777" w:rsidR="00EC375C" w:rsidRDefault="009352C4">
      <w:pPr>
        <w:pStyle w:val="Heading2"/>
      </w:pPr>
      <w:bookmarkStart w:id="272" w:name="_Toc91505028"/>
      <w:bookmarkStart w:id="273" w:name="regional-failure"/>
      <w:bookmarkEnd w:id="271"/>
      <w:r>
        <w:t>Regional Failure</w:t>
      </w:r>
      <w:bookmarkEnd w:id="272"/>
    </w:p>
    <w:p w14:paraId="21F9B47B" w14:textId="77777777" w:rsidR="00EC375C" w:rsidRDefault="009352C4">
      <w:pPr>
        <w:pStyle w:val="FirstParagraph"/>
      </w:pPr>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038D9B85" w14:textId="77777777" w:rsidR="00EC375C" w:rsidRDefault="009352C4">
      <w:pPr>
        <w:pStyle w:val="BlockText"/>
      </w:pPr>
      <w:r>
        <w:rPr>
          <w:b/>
          <w:bCs/>
        </w:rPr>
        <w:t>Note</w:t>
      </w:r>
      <w:r>
        <w:t xml:space="preserve"> Changing the database server region also means the endpoint will change and application configurations will need to be updated accordingly.</w:t>
      </w:r>
    </w:p>
    <w:p w14:paraId="6A93DFB5" w14:textId="77777777" w:rsidR="00EC375C" w:rsidRDefault="009352C4">
      <w:pPr>
        <w:pStyle w:val="Heading3"/>
      </w:pPr>
      <w:bookmarkStart w:id="274" w:name="load-balancers"/>
      <w:r>
        <w:t>Load Balancers</w:t>
      </w:r>
    </w:p>
    <w:p w14:paraId="45FA0AE7" w14:textId="77777777" w:rsidR="00EC375C" w:rsidRDefault="009352C4">
      <w:pPr>
        <w:pStyle w:val="FirstParagraph"/>
      </w:pPr>
      <w:r>
        <w:t xml:space="preserve">If the application is made up of many different instances around the world, it may not be feasible to update all of the clients. Utilize an </w:t>
      </w:r>
      <w:hyperlink r:id="rId276">
        <w:r>
          <w:rPr>
            <w:rStyle w:val="FootnoteReference"/>
          </w:rPr>
          <w:t>Azure Load Balancer</w:t>
        </w:r>
      </w:hyperlink>
      <w:r>
        <w:t xml:space="preserve"> or </w:t>
      </w:r>
      <w:hyperlink r:id="rId277">
        <w:r>
          <w:rPr>
            <w:rStyle w:val="FootnoteReference"/>
          </w:rPr>
          <w:t>Application Gateway</w:t>
        </w:r>
      </w:hyperlink>
      <w:r>
        <w:t xml:space="preserve"> to implement a seamless failover functionality. Although helpful and time-saving, these tools are not required for regional failover capability.</w:t>
      </w:r>
    </w:p>
    <w:p w14:paraId="24812C31" w14:textId="77777777" w:rsidR="00EC375C" w:rsidRDefault="009352C4">
      <w:pPr>
        <w:pStyle w:val="Heading2"/>
      </w:pPr>
      <w:bookmarkStart w:id="275" w:name="_Toc91505029"/>
      <w:bookmarkStart w:id="276" w:name="wwi-case-study"/>
      <w:bookmarkEnd w:id="273"/>
      <w:bookmarkEnd w:id="274"/>
      <w:r>
        <w:t>WWI Case Study</w:t>
      </w:r>
      <w:bookmarkEnd w:id="275"/>
    </w:p>
    <w:p w14:paraId="0A891956" w14:textId="77777777" w:rsidR="00EC375C" w:rsidRDefault="009352C4">
      <w:pPr>
        <w:pStyle w:val="FirstParagraph"/>
      </w:pPr>
      <w:r>
        <w:t>WWI wanted to test the failover capabilities of read replicas so they performed the steps outlined below.</w:t>
      </w:r>
    </w:p>
    <w:p w14:paraId="489DC14C" w14:textId="77777777" w:rsidR="00EC375C" w:rsidRDefault="009352C4">
      <w:pPr>
        <w:pStyle w:val="Heading3"/>
      </w:pPr>
      <w:bookmarkStart w:id="277" w:name="creating-a-read-replica"/>
      <w:r>
        <w:t>Creating a read replica</w:t>
      </w:r>
    </w:p>
    <w:p w14:paraId="670D5E45" w14:textId="77777777" w:rsidR="00EC375C" w:rsidRDefault="009352C4">
      <w:pPr>
        <w:pStyle w:val="Compact"/>
        <w:numPr>
          <w:ilvl w:val="0"/>
          <w:numId w:val="69"/>
        </w:numPr>
      </w:pPr>
      <w:r>
        <w:t>Open the Azure Portal.</w:t>
      </w:r>
    </w:p>
    <w:p w14:paraId="06E658DB" w14:textId="77777777" w:rsidR="00EC375C" w:rsidRDefault="009352C4">
      <w:pPr>
        <w:pStyle w:val="Compact"/>
        <w:numPr>
          <w:ilvl w:val="0"/>
          <w:numId w:val="69"/>
        </w:numPr>
      </w:pPr>
      <w:r>
        <w:t>Browse to the Azure Database for MySQL instance.</w:t>
      </w:r>
    </w:p>
    <w:p w14:paraId="4DEB9097" w14:textId="77777777" w:rsidR="00EC375C" w:rsidRDefault="009352C4">
      <w:pPr>
        <w:pStyle w:val="Compact"/>
        <w:numPr>
          <w:ilvl w:val="0"/>
          <w:numId w:val="69"/>
        </w:numPr>
      </w:pPr>
      <w:r>
        <w:t xml:space="preserve">Under </w:t>
      </w:r>
      <w:r>
        <w:rPr>
          <w:b/>
          <w:bCs/>
        </w:rPr>
        <w:t>Settings</w:t>
      </w:r>
      <w:r>
        <w:t xml:space="preserve">, select </w:t>
      </w:r>
      <w:r>
        <w:rPr>
          <w:b/>
          <w:bCs/>
        </w:rPr>
        <w:t>Replication</w:t>
      </w:r>
      <w:r>
        <w:t>.</w:t>
      </w:r>
    </w:p>
    <w:p w14:paraId="6116D230" w14:textId="77777777" w:rsidR="00EC375C" w:rsidRDefault="009352C4">
      <w:pPr>
        <w:pStyle w:val="Compact"/>
        <w:numPr>
          <w:ilvl w:val="0"/>
          <w:numId w:val="69"/>
        </w:numPr>
      </w:pPr>
      <w:r>
        <w:t xml:space="preserve">Select </w:t>
      </w:r>
      <w:r>
        <w:rPr>
          <w:b/>
          <w:bCs/>
        </w:rPr>
        <w:t>Add Replica</w:t>
      </w:r>
      <w:r>
        <w:t>.</w:t>
      </w:r>
    </w:p>
    <w:p w14:paraId="438A5367" w14:textId="77777777" w:rsidR="00EC375C" w:rsidRDefault="009352C4">
      <w:pPr>
        <w:pStyle w:val="Compact"/>
        <w:numPr>
          <w:ilvl w:val="0"/>
          <w:numId w:val="69"/>
        </w:numPr>
      </w:pPr>
      <w:r>
        <w:t>Type a server name.</w:t>
      </w:r>
    </w:p>
    <w:p w14:paraId="2CAE79B3" w14:textId="77777777" w:rsidR="00EC375C" w:rsidRDefault="009352C4">
      <w:pPr>
        <w:pStyle w:val="Compact"/>
        <w:numPr>
          <w:ilvl w:val="0"/>
          <w:numId w:val="69"/>
        </w:numPr>
      </w:pPr>
      <w:r>
        <w:t>Select the region.</w:t>
      </w:r>
    </w:p>
    <w:p w14:paraId="3C7F955B" w14:textId="77777777" w:rsidR="00EC375C" w:rsidRDefault="009352C4">
      <w:pPr>
        <w:pStyle w:val="Compact"/>
        <w:numPr>
          <w:ilvl w:val="0"/>
          <w:numId w:val="69"/>
        </w:numPr>
      </w:pPr>
      <w:r>
        <w:t xml:space="preserve">Select </w:t>
      </w:r>
      <w:r>
        <w:rPr>
          <w:b/>
          <w:bCs/>
        </w:rPr>
        <w:t>OK</w:t>
      </w:r>
      <w:r>
        <w:t>, wait for the instance to deploy. Depending on the size of the main instance, it could take some time to replicate.</w:t>
      </w:r>
    </w:p>
    <w:p w14:paraId="059188EC" w14:textId="77777777" w:rsidR="00EC375C" w:rsidRDefault="009352C4">
      <w:pPr>
        <w:pStyle w:val="BlockText"/>
      </w:pPr>
      <w:r>
        <w:rPr>
          <w:b/>
          <w:bCs/>
        </w:rPr>
        <w:t>Note:</w:t>
      </w:r>
      <w:r>
        <w:t xml:space="preserve"> Each replica will incur additional charges equal to the main instance.</w:t>
      </w:r>
    </w:p>
    <w:p w14:paraId="3B3E7670" w14:textId="77777777" w:rsidR="00EC375C" w:rsidRDefault="009352C4">
      <w:pPr>
        <w:pStyle w:val="Heading3"/>
      </w:pPr>
      <w:bookmarkStart w:id="278" w:name="failover-to-read-replica"/>
      <w:bookmarkEnd w:id="277"/>
      <w:r>
        <w:t>Failover to read replica</w:t>
      </w:r>
    </w:p>
    <w:p w14:paraId="66528312" w14:textId="77777777" w:rsidR="00EC375C" w:rsidRDefault="009352C4">
      <w:pPr>
        <w:pStyle w:val="FirstParagraph"/>
      </w:pPr>
      <w:r>
        <w:t>Once a read replica has been created and has completed the replication process, it can be used for failed over. Replication will stop during a failover and make the read replica its own main instance.</w:t>
      </w:r>
    </w:p>
    <w:p w14:paraId="067B4852" w14:textId="77777777" w:rsidR="00EC375C" w:rsidRDefault="009352C4">
      <w:pPr>
        <w:pStyle w:val="BodyText"/>
      </w:pPr>
      <w:r>
        <w:t>Failover Steps:</w:t>
      </w:r>
    </w:p>
    <w:p w14:paraId="42923227" w14:textId="77777777" w:rsidR="00EC375C" w:rsidRDefault="009352C4">
      <w:pPr>
        <w:pStyle w:val="Compact"/>
        <w:numPr>
          <w:ilvl w:val="0"/>
          <w:numId w:val="70"/>
        </w:numPr>
      </w:pPr>
      <w:r>
        <w:t>Open the Azure Portal.</w:t>
      </w:r>
    </w:p>
    <w:p w14:paraId="7D9ADD21" w14:textId="77777777" w:rsidR="00EC375C" w:rsidRDefault="009352C4">
      <w:pPr>
        <w:pStyle w:val="Compact"/>
        <w:numPr>
          <w:ilvl w:val="0"/>
          <w:numId w:val="70"/>
        </w:numPr>
      </w:pPr>
      <w:r>
        <w:t>Browse to the Azure Database for MySQL instance.</w:t>
      </w:r>
    </w:p>
    <w:p w14:paraId="39222876" w14:textId="77777777" w:rsidR="00EC375C" w:rsidRDefault="009352C4">
      <w:pPr>
        <w:pStyle w:val="Compact"/>
        <w:numPr>
          <w:ilvl w:val="0"/>
          <w:numId w:val="70"/>
        </w:numPr>
      </w:pPr>
      <w:r>
        <w:t xml:space="preserve">Under </w:t>
      </w:r>
      <w:r>
        <w:rPr>
          <w:b/>
          <w:bCs/>
        </w:rPr>
        <w:t>Settings</w:t>
      </w:r>
      <w:r>
        <w:t xml:space="preserve">, select </w:t>
      </w:r>
      <w:r>
        <w:rPr>
          <w:b/>
          <w:bCs/>
        </w:rPr>
        <w:t>Replication</w:t>
      </w:r>
      <w:r>
        <w:t>.</w:t>
      </w:r>
    </w:p>
    <w:p w14:paraId="6E76F8E0" w14:textId="77777777" w:rsidR="00EC375C" w:rsidRDefault="009352C4">
      <w:pPr>
        <w:pStyle w:val="Compact"/>
        <w:numPr>
          <w:ilvl w:val="0"/>
          <w:numId w:val="70"/>
        </w:numPr>
      </w:pPr>
      <w:r>
        <w:t>Select one of the read replicas.</w:t>
      </w:r>
    </w:p>
    <w:p w14:paraId="6536AA8D" w14:textId="77777777" w:rsidR="00EC375C" w:rsidRDefault="009352C4">
      <w:pPr>
        <w:pStyle w:val="Compact"/>
        <w:numPr>
          <w:ilvl w:val="0"/>
          <w:numId w:val="70"/>
        </w:numPr>
      </w:pPr>
      <w:r>
        <w:t xml:space="preserve">Select </w:t>
      </w:r>
      <w:r>
        <w:rPr>
          <w:b/>
          <w:bCs/>
        </w:rPr>
        <w:t>Stop Replication</w:t>
      </w:r>
      <w:r>
        <w:t>. This will break the read replica.</w:t>
      </w:r>
    </w:p>
    <w:p w14:paraId="7D39C2C1" w14:textId="77777777" w:rsidR="00EC375C" w:rsidRDefault="009352C4">
      <w:pPr>
        <w:pStyle w:val="Compact"/>
        <w:numPr>
          <w:ilvl w:val="0"/>
          <w:numId w:val="70"/>
        </w:numPr>
      </w:pPr>
      <w:r>
        <w:t>Modify all applications connection strings to point to the new main instance.</w:t>
      </w:r>
    </w:p>
    <w:p w14:paraId="2BF156A8" w14:textId="77777777" w:rsidR="00EC375C" w:rsidRDefault="009352C4">
      <w:pPr>
        <w:pStyle w:val="Heading2"/>
      </w:pPr>
      <w:bookmarkStart w:id="279" w:name="_Toc91505030"/>
      <w:bookmarkStart w:id="280" w:name="bcdr-checklist"/>
      <w:bookmarkEnd w:id="276"/>
      <w:bookmarkEnd w:id="278"/>
      <w:r>
        <w:t>BCDR Checklist</w:t>
      </w:r>
      <w:bookmarkEnd w:id="279"/>
    </w:p>
    <w:p w14:paraId="64963E46" w14:textId="77777777" w:rsidR="00EC375C" w:rsidRDefault="009352C4">
      <w:pPr>
        <w:pStyle w:val="Compact"/>
        <w:numPr>
          <w:ilvl w:val="0"/>
          <w:numId w:val="71"/>
        </w:numPr>
      </w:pPr>
      <w:r>
        <w:t>Modify backup frequency to meet requirements.</w:t>
      </w:r>
    </w:p>
    <w:p w14:paraId="72DFFC10" w14:textId="77777777" w:rsidR="00EC375C" w:rsidRDefault="009352C4">
      <w:pPr>
        <w:pStyle w:val="Compact"/>
        <w:numPr>
          <w:ilvl w:val="0"/>
          <w:numId w:val="71"/>
        </w:numPr>
      </w:pPr>
      <w:r>
        <w:t>Setup read replicas for read intensive workloads and regional failover.</w:t>
      </w:r>
    </w:p>
    <w:p w14:paraId="15D5DC97" w14:textId="77777777" w:rsidR="00EC375C" w:rsidRDefault="009352C4">
      <w:pPr>
        <w:pStyle w:val="Compact"/>
        <w:numPr>
          <w:ilvl w:val="0"/>
          <w:numId w:val="71"/>
        </w:numPr>
      </w:pPr>
      <w:r>
        <w:t>Create resource locks on resource groups.</w:t>
      </w:r>
    </w:p>
    <w:p w14:paraId="487C3A30" w14:textId="77777777" w:rsidR="00EC375C" w:rsidRDefault="009352C4">
      <w:pPr>
        <w:pStyle w:val="Compact"/>
        <w:numPr>
          <w:ilvl w:val="0"/>
          <w:numId w:val="71"/>
        </w:numPr>
      </w:pPr>
      <w:r>
        <w:t>Implement a load balancing strategy for applications for quick failover.</w:t>
      </w:r>
    </w:p>
    <w:p w14:paraId="60D11927" w14:textId="77777777" w:rsidR="00EC375C" w:rsidRDefault="009352C4">
      <w:pPr>
        <w:pStyle w:val="FirstParagraph"/>
      </w:pPr>
      <w:r>
        <w:t>TODO - https://semaphoreci.com/blog/7-continuous-integration-tools-for-php-laravel</w:t>
      </w:r>
    </w:p>
    <w:p w14:paraId="50BEE594" w14:textId="77777777" w:rsidR="00EC375C" w:rsidRDefault="009352C4">
      <w:pPr>
        <w:pStyle w:val="Heading1"/>
      </w:pPr>
      <w:bookmarkStart w:id="281" w:name="_Toc91505031"/>
      <w:bookmarkStart w:id="282" w:name="getting-started"/>
      <w:bookmarkEnd w:id="263"/>
      <w:bookmarkEnd w:id="280"/>
      <w:r>
        <w:t>Getting Started</w:t>
      </w:r>
      <w:bookmarkEnd w:id="281"/>
    </w:p>
    <w:p w14:paraId="467A34A2" w14:textId="77777777" w:rsidR="00EC375C" w:rsidRDefault="009352C4">
      <w:pPr>
        <w:numPr>
          <w:ilvl w:val="0"/>
          <w:numId w:val="72"/>
        </w:numPr>
      </w:pPr>
      <w:r>
        <w:t xml:space="preserve">Clone the </w:t>
      </w:r>
      <w:hyperlink r:id="rId278">
        <w:r>
          <w:rPr>
            <w:rStyle w:val="FootnoteReference"/>
          </w:rPr>
          <w:t>whitepaper GitHub repository</w:t>
        </w:r>
      </w:hyperlink>
      <w:r>
        <w:t xml:space="preserve"> to your local machine.</w:t>
      </w:r>
    </w:p>
    <w:p w14:paraId="59420AD5" w14:textId="77777777" w:rsidR="00EC375C" w:rsidRDefault="009352C4">
      <w:pPr>
        <w:numPr>
          <w:ilvl w:val="0"/>
          <w:numId w:val="72"/>
        </w:numPr>
      </w:pPr>
      <w:r>
        <w:t xml:space="preserve">Install the </w:t>
      </w:r>
      <w:hyperlink r:id="rId279">
        <w:r>
          <w:rPr>
            <w:rStyle w:val="FootnoteReference"/>
          </w:rPr>
          <w:t>PowerShell Azure module</w:t>
        </w:r>
      </w:hyperlink>
      <w:r>
        <w:t xml:space="preserve"> if you do not already have it.</w:t>
      </w:r>
    </w:p>
    <w:p w14:paraId="55A6815E" w14:textId="77777777" w:rsidR="00EC375C" w:rsidRDefault="000500BB">
      <w:pPr>
        <w:pStyle w:val="BlockText"/>
        <w:numPr>
          <w:ilvl w:val="0"/>
          <w:numId w:val="1"/>
        </w:numPr>
      </w:pPr>
      <w:hyperlink r:id="rId280">
        <w:r w:rsidR="009352C4">
          <w:rPr>
            <w:rStyle w:val="FootnoteReference"/>
          </w:rPr>
          <w:t>PowerShell Core</w:t>
        </w:r>
      </w:hyperlink>
      <w:r w:rsidR="009352C4">
        <w:t xml:space="preserve"> is a cross-platform tool that is useful for managing Azure resources through the </w:t>
      </w:r>
      <w:r w:rsidR="009352C4">
        <w:rPr>
          <w:rStyle w:val="VerbatimChar"/>
        </w:rPr>
        <w:t>Az</w:t>
      </w:r>
      <w:r w:rsidR="009352C4">
        <w:t xml:space="preserve"> module.</w:t>
      </w:r>
    </w:p>
    <w:p w14:paraId="6FBDD3E1" w14:textId="77777777" w:rsidR="00EC375C" w:rsidRDefault="009352C4">
      <w:pPr>
        <w:pStyle w:val="BlockText"/>
        <w:numPr>
          <w:ilvl w:val="0"/>
          <w:numId w:val="1"/>
        </w:numPr>
      </w:pPr>
      <w:r>
        <w:t xml:space="preserve">Try the </w:t>
      </w:r>
      <w:r>
        <w:rPr>
          <w:rStyle w:val="VerbatimChar"/>
        </w:rPr>
        <w:t>-AllowClobber</w:t>
      </w:r>
      <w:r>
        <w:t xml:space="preserve"> flag if the install does not succeed.</w:t>
      </w:r>
    </w:p>
    <w:p w14:paraId="60764BAF" w14:textId="77777777" w:rsidR="00EC375C" w:rsidRDefault="009352C4">
      <w:pPr>
        <w:numPr>
          <w:ilvl w:val="0"/>
          <w:numId w:val="72"/>
        </w:numPr>
      </w:pPr>
      <w:r>
        <w:t xml:space="preserve">Utilize the </w:t>
      </w:r>
      <w:r>
        <w:rPr>
          <w:rStyle w:val="VerbatimChar"/>
        </w:rPr>
        <w:t>Connect-AzAccount</w:t>
      </w:r>
      <w:r>
        <w:t xml:space="preserve"> to interactively authenticate the Azure PowerShell environment with Azure.</w:t>
      </w:r>
    </w:p>
    <w:p w14:paraId="3542569C" w14:textId="77777777" w:rsidR="00EC375C" w:rsidRDefault="009352C4">
      <w:pPr>
        <w:pStyle w:val="Heading2"/>
      </w:pPr>
      <w:bookmarkStart w:id="283" w:name="_Toc91505032"/>
      <w:bookmarkStart w:id="284" w:name="create-a-lab-resource-group"/>
      <w:r>
        <w:t>Create a Lab Resource Group</w:t>
      </w:r>
      <w:bookmarkEnd w:id="283"/>
    </w:p>
    <w:p w14:paraId="4D0176F0" w14:textId="77777777" w:rsidR="00EC375C" w:rsidRDefault="009352C4">
      <w:pPr>
        <w:numPr>
          <w:ilvl w:val="0"/>
          <w:numId w:val="73"/>
        </w:numPr>
      </w:pPr>
      <w:r>
        <w:t xml:space="preserve">Use Azure Powershell to create a new resource group. Substitute the </w:t>
      </w:r>
      <w:r>
        <w:rPr>
          <w:rStyle w:val="VerbatimChar"/>
        </w:rPr>
        <w:t>rgName</w:t>
      </w:r>
      <w:r>
        <w:t xml:space="preserve"> and </w:t>
      </w:r>
      <w:r>
        <w:rPr>
          <w:rStyle w:val="VerbatimChar"/>
        </w:rPr>
        <w:t>location</w:t>
      </w:r>
      <w:r>
        <w:t xml:space="preserve"> parameters with the name of your resource group and its location, respectively.</w:t>
      </w:r>
    </w:p>
    <w:p w14:paraId="4C3CADFA" w14:textId="77777777" w:rsidR="00EC375C" w:rsidRDefault="009352C4">
      <w:pPr>
        <w:pStyle w:val="TOCHeading"/>
        <w:numPr>
          <w:ilvl w:val="0"/>
          <w:numId w:val="1"/>
        </w:numPr>
      </w:pPr>
      <w:r>
        <w:rPr>
          <w:rStyle w:val="VariableTok"/>
        </w:rPr>
        <w:t>$rgName</w:t>
      </w:r>
      <w:r>
        <w:rPr>
          <w:rStyle w:val="NormalTok"/>
        </w:rPr>
        <w:t xml:space="preserve"> </w:t>
      </w:r>
      <w:r>
        <w:rPr>
          <w:rStyle w:val="OperatorTok"/>
        </w:rPr>
        <w:t>=</w:t>
      </w:r>
      <w:r>
        <w:rPr>
          <w:rStyle w:val="NormalTok"/>
        </w:rPr>
        <w:t xml:space="preserve"> </w:t>
      </w:r>
      <w:r>
        <w:rPr>
          <w:rStyle w:val="StringTok"/>
        </w:rPr>
        <w:t>""</w:t>
      </w:r>
      <w:r>
        <w:br/>
      </w:r>
      <w:r>
        <w:rPr>
          <w:rStyle w:val="VariableTok"/>
        </w:rPr>
        <w:t>$location</w:t>
      </w:r>
      <w:r>
        <w:rPr>
          <w:rStyle w:val="NormalTok"/>
        </w:rPr>
        <w:t xml:space="preserve"> </w:t>
      </w:r>
      <w:r>
        <w:rPr>
          <w:rStyle w:val="OperatorTok"/>
        </w:rPr>
        <w:t>=</w:t>
      </w:r>
      <w:r>
        <w:rPr>
          <w:rStyle w:val="NormalTok"/>
        </w:rPr>
        <w:t xml:space="preserve"> </w:t>
      </w:r>
      <w:r>
        <w:rPr>
          <w:rStyle w:val="StringTok"/>
        </w:rPr>
        <w:t>""</w:t>
      </w:r>
      <w:r>
        <w:br/>
      </w:r>
      <w:r>
        <w:rPr>
          <w:rStyle w:val="NormalTok"/>
        </w:rPr>
        <w:t>New</w:t>
      </w:r>
      <w:r>
        <w:rPr>
          <w:rStyle w:val="OperatorTok"/>
        </w:rPr>
        <w:t>-</w:t>
      </w:r>
      <w:r>
        <w:rPr>
          <w:rStyle w:val="NormalTok"/>
        </w:rPr>
        <w:t xml:space="preserve">AzResourceGroup </w:t>
      </w:r>
      <w:r>
        <w:rPr>
          <w:rStyle w:val="OperatorTok"/>
        </w:rPr>
        <w:t>-</w:t>
      </w:r>
      <w:r>
        <w:rPr>
          <w:rStyle w:val="NormalTok"/>
        </w:rPr>
        <w:t xml:space="preserve">Name </w:t>
      </w:r>
      <w:r>
        <w:rPr>
          <w:rStyle w:val="VariableTok"/>
        </w:rPr>
        <w:t>$rgName</w:t>
      </w:r>
      <w:r>
        <w:rPr>
          <w:rStyle w:val="NormalTok"/>
        </w:rPr>
        <w:t xml:space="preserve"> </w:t>
      </w:r>
      <w:r>
        <w:rPr>
          <w:rStyle w:val="OperatorTok"/>
        </w:rPr>
        <w:t>-</w:t>
      </w:r>
      <w:r>
        <w:rPr>
          <w:rStyle w:val="NormalTok"/>
        </w:rPr>
        <w:t xml:space="preserve">Location </w:t>
      </w:r>
      <w:r>
        <w:rPr>
          <w:rStyle w:val="VariableTok"/>
        </w:rPr>
        <w:t>$location</w:t>
      </w:r>
    </w:p>
    <w:p w14:paraId="4EEB3306" w14:textId="77777777" w:rsidR="00EC375C" w:rsidRDefault="009352C4">
      <w:pPr>
        <w:pStyle w:val="Heading2"/>
      </w:pPr>
      <w:bookmarkStart w:id="285" w:name="_Toc91505033"/>
      <w:bookmarkStart w:id="286" w:name="deploy-the-arm-template"/>
      <w:bookmarkEnd w:id="284"/>
      <w:r>
        <w:t>Deploy the ARM Template</w:t>
      </w:r>
      <w:bookmarkEnd w:id="285"/>
    </w:p>
    <w:p w14:paraId="301159E7" w14:textId="77777777" w:rsidR="00EC375C" w:rsidRDefault="009352C4">
      <w:pPr>
        <w:numPr>
          <w:ilvl w:val="0"/>
          <w:numId w:val="74"/>
        </w:numPr>
      </w:pPr>
      <w:r>
        <w:t>There are two ARM templates provided with the whitepaper.</w:t>
      </w:r>
    </w:p>
    <w:p w14:paraId="24B2BBE6" w14:textId="77777777" w:rsidR="00EC375C" w:rsidRDefault="009352C4">
      <w:pPr>
        <w:pStyle w:val="Compact"/>
        <w:numPr>
          <w:ilvl w:val="1"/>
          <w:numId w:val="75"/>
        </w:numPr>
      </w:pPr>
      <w:r>
        <w:t>The secure deployment uses private endpoints to securely access the MySQL database instances through private IP addresses. It costs roughly … per month.</w:t>
      </w:r>
    </w:p>
    <w:p w14:paraId="77DF3D3E" w14:textId="77777777" w:rsidR="00EC375C" w:rsidRDefault="009352C4">
      <w:pPr>
        <w:pStyle w:val="Compact"/>
        <w:numPr>
          <w:ilvl w:val="1"/>
          <w:numId w:val="75"/>
        </w:numPr>
      </w:pPr>
      <w:r>
        <w:t>The standard deployment routes traffic to the MySQL instances over the public internet. It costs roughly … per month.</w:t>
      </w:r>
    </w:p>
    <w:p w14:paraId="4A3D79CB" w14:textId="77777777" w:rsidR="00EC375C" w:rsidRDefault="009352C4">
      <w:pPr>
        <w:numPr>
          <w:ilvl w:val="0"/>
          <w:numId w:val="74"/>
        </w:numPr>
      </w:pPr>
      <w:r>
        <w:t xml:space="preserve">If you are deploying the </w:t>
      </w:r>
      <w:hyperlink r:id="rId281">
        <w:r>
          <w:rPr>
            <w:rStyle w:val="FootnoteReference"/>
          </w:rPr>
          <w:t>secure ARM template</w:t>
        </w:r>
      </w:hyperlink>
      <w:r>
        <w:t xml:space="preserve"> (</w:t>
      </w:r>
      <w:r>
        <w:rPr>
          <w:rStyle w:val="VerbatimChar"/>
        </w:rPr>
        <w:t>template-</w:t>
      </w:r>
      <w:proofErr w:type="spellStart"/>
      <w:r>
        <w:rPr>
          <w:rStyle w:val="VerbatimChar"/>
        </w:rPr>
        <w:t>secure.json</w:t>
      </w:r>
      <w:proofErr w:type="spellEnd"/>
      <w:r>
        <w:t xml:space="preserve">), edit the associated </w:t>
      </w:r>
      <w:hyperlink r:id="rId282">
        <w:r>
          <w:rPr>
            <w:rStyle w:val="FootnoteReference"/>
          </w:rPr>
          <w:t>parameters file</w:t>
        </w:r>
      </w:hyperlink>
      <w:r>
        <w:t xml:space="preserve"> (</w:t>
      </w:r>
      <w:r>
        <w:rPr>
          <w:rStyle w:val="VerbatimChar"/>
        </w:rPr>
        <w:t>template-</w:t>
      </w:r>
      <w:proofErr w:type="spellStart"/>
      <w:r>
        <w:rPr>
          <w:rStyle w:val="VerbatimChar"/>
        </w:rPr>
        <w:t>secure.parameters.json</w:t>
      </w:r>
      <w:proofErr w:type="spellEnd"/>
      <w:r>
        <w:t>).</w:t>
      </w:r>
    </w:p>
    <w:p w14:paraId="33764DC5" w14:textId="77777777" w:rsidR="00EC375C" w:rsidRDefault="009352C4">
      <w:pPr>
        <w:pStyle w:val="Compact"/>
        <w:numPr>
          <w:ilvl w:val="1"/>
          <w:numId w:val="76"/>
        </w:numPr>
      </w:pPr>
      <w:r>
        <w:t xml:space="preserve">The </w:t>
      </w:r>
      <w:r>
        <w:rPr>
          <w:rStyle w:val="VerbatimChar"/>
        </w:rPr>
        <w:t>prefix</w:t>
      </w:r>
      <w:r>
        <w:t xml:space="preserve"> specifies a unique identifier for Azure resources</w:t>
      </w:r>
    </w:p>
    <w:p w14:paraId="5C923D0E" w14:textId="77777777" w:rsidR="00EC375C" w:rsidRDefault="009352C4">
      <w:pPr>
        <w:pStyle w:val="Compact"/>
        <w:numPr>
          <w:ilvl w:val="1"/>
          <w:numId w:val="76"/>
        </w:numPr>
      </w:pPr>
      <w:r>
        <w:t xml:space="preserve">The </w:t>
      </w:r>
      <w:r>
        <w:rPr>
          <w:rStyle w:val="VerbatimChar"/>
        </w:rPr>
        <w:t>administratorLogin</w:t>
      </w:r>
      <w:r>
        <w:t xml:space="preserve"> specifies the login for the Azure resources (such as MySQL and the VM)</w:t>
      </w:r>
    </w:p>
    <w:p w14:paraId="713D2EA8" w14:textId="77777777" w:rsidR="00EC375C" w:rsidRDefault="009352C4">
      <w:pPr>
        <w:pStyle w:val="Compact"/>
        <w:numPr>
          <w:ilvl w:val="1"/>
          <w:numId w:val="76"/>
        </w:numPr>
      </w:pPr>
      <w:r>
        <w:t xml:space="preserve">The </w:t>
      </w:r>
      <w:r>
        <w:rPr>
          <w:rStyle w:val="VerbatimChar"/>
        </w:rPr>
        <w:t>administratorLoginPassword</w:t>
      </w:r>
      <w:r>
        <w:t xml:space="preserve"> specifies the password for the deployed Azure resources</w:t>
      </w:r>
    </w:p>
    <w:p w14:paraId="5333C470" w14:textId="77777777" w:rsidR="00EC375C" w:rsidRDefault="009352C4">
      <w:pPr>
        <w:pStyle w:val="Compact"/>
        <w:numPr>
          <w:ilvl w:val="1"/>
          <w:numId w:val="76"/>
        </w:numPr>
      </w:pPr>
      <w:r>
        <w:t xml:space="preserve">The </w:t>
      </w:r>
      <w:r>
        <w:rPr>
          <w:rStyle w:val="VerbatimChar"/>
        </w:rPr>
        <w:t>location</w:t>
      </w:r>
      <w:r>
        <w:t xml:space="preserve"> should be set to an Azure region near you</w:t>
      </w:r>
    </w:p>
    <w:p w14:paraId="0403DBA0" w14:textId="77777777" w:rsidR="00EC375C" w:rsidRDefault="009352C4">
      <w:pPr>
        <w:numPr>
          <w:ilvl w:val="0"/>
          <w:numId w:val="74"/>
        </w:numPr>
      </w:pPr>
      <w:r>
        <w:t xml:space="preserve">If you are deploying the </w:t>
      </w:r>
      <w:hyperlink r:id="rId283">
        <w:r>
          <w:rPr>
            <w:rStyle w:val="FootnoteReference"/>
          </w:rPr>
          <w:t>insecure ARM template</w:t>
        </w:r>
      </w:hyperlink>
      <w:r>
        <w:t xml:space="preserve"> (</w:t>
      </w:r>
      <w:proofErr w:type="spellStart"/>
      <w:r>
        <w:rPr>
          <w:rStyle w:val="VerbatimChar"/>
        </w:rPr>
        <w:t>template.json</w:t>
      </w:r>
      <w:proofErr w:type="spellEnd"/>
      <w:r>
        <w:t xml:space="preserve">), edit the associated </w:t>
      </w:r>
      <w:hyperlink r:id="rId284">
        <w:r>
          <w:rPr>
            <w:rStyle w:val="FootnoteReference"/>
          </w:rPr>
          <w:t>parameters file</w:t>
        </w:r>
      </w:hyperlink>
      <w:r>
        <w:t xml:space="preserve"> (</w:t>
      </w:r>
      <w:proofErr w:type="spellStart"/>
      <w:r>
        <w:rPr>
          <w:rStyle w:val="VerbatimChar"/>
        </w:rPr>
        <w:t>template.parameters.json</w:t>
      </w:r>
      <w:proofErr w:type="spellEnd"/>
      <w:r>
        <w:t>).</w:t>
      </w:r>
    </w:p>
    <w:p w14:paraId="230D41EC" w14:textId="77777777" w:rsidR="00EC375C" w:rsidRDefault="009352C4">
      <w:pPr>
        <w:pStyle w:val="Compact"/>
        <w:numPr>
          <w:ilvl w:val="1"/>
          <w:numId w:val="77"/>
        </w:numPr>
      </w:pPr>
      <w:r>
        <w:t xml:space="preserve">The </w:t>
      </w:r>
      <w:r>
        <w:rPr>
          <w:rStyle w:val="VerbatimChar"/>
        </w:rPr>
        <w:t>uniqueSuffix</w:t>
      </w:r>
      <w:r>
        <w:t xml:space="preserve"> specifies a unique identifier for Azure resources</w:t>
      </w:r>
    </w:p>
    <w:p w14:paraId="4EA6C86F" w14:textId="77777777" w:rsidR="00EC375C" w:rsidRDefault="009352C4">
      <w:pPr>
        <w:pStyle w:val="Compact"/>
        <w:numPr>
          <w:ilvl w:val="1"/>
          <w:numId w:val="77"/>
        </w:numPr>
      </w:pPr>
      <w:r>
        <w:t xml:space="preserve">The </w:t>
      </w:r>
      <w:r>
        <w:rPr>
          <w:rStyle w:val="VerbatimChar"/>
        </w:rPr>
        <w:t>administratorLogin</w:t>
      </w:r>
      <w:r>
        <w:t xml:space="preserve"> specifies the login for the Azure resources (such as MySQL and the VM)</w:t>
      </w:r>
    </w:p>
    <w:p w14:paraId="6F643206" w14:textId="77777777" w:rsidR="00EC375C" w:rsidRDefault="009352C4">
      <w:pPr>
        <w:pStyle w:val="Compact"/>
        <w:numPr>
          <w:ilvl w:val="1"/>
          <w:numId w:val="77"/>
        </w:numPr>
      </w:pPr>
      <w:r>
        <w:t xml:space="preserve">The </w:t>
      </w:r>
      <w:r>
        <w:rPr>
          <w:rStyle w:val="VerbatimChar"/>
        </w:rPr>
        <w:t>administratorLoginPassword</w:t>
      </w:r>
      <w:r>
        <w:t xml:space="preserve"> specifies the password for the deployed Azure resources</w:t>
      </w:r>
    </w:p>
    <w:p w14:paraId="71DFF900" w14:textId="77777777" w:rsidR="00EC375C" w:rsidRDefault="009352C4">
      <w:pPr>
        <w:pStyle w:val="Compact"/>
        <w:numPr>
          <w:ilvl w:val="1"/>
          <w:numId w:val="77"/>
        </w:numPr>
      </w:pPr>
      <w:r>
        <w:t xml:space="preserve">The </w:t>
      </w:r>
      <w:r>
        <w:rPr>
          <w:rStyle w:val="VerbatimChar"/>
        </w:rPr>
        <w:t>vmSize</w:t>
      </w:r>
      <w:r>
        <w:t xml:space="preserve"> specifies the VM tier</w:t>
      </w:r>
    </w:p>
    <w:p w14:paraId="386079B3" w14:textId="77777777" w:rsidR="00EC375C" w:rsidRDefault="009352C4">
      <w:pPr>
        <w:pStyle w:val="Compact"/>
        <w:numPr>
          <w:ilvl w:val="1"/>
          <w:numId w:val="77"/>
        </w:numPr>
      </w:pPr>
      <w:r>
        <w:t xml:space="preserve">The </w:t>
      </w:r>
      <w:r>
        <w:rPr>
          <w:rStyle w:val="VerbatimChar"/>
        </w:rPr>
        <w:t>dnsPrefix</w:t>
      </w:r>
      <w:r>
        <w:t xml:space="preserve"> specifies the DNS prefix for the load balancer public IP address</w:t>
      </w:r>
    </w:p>
    <w:p w14:paraId="682995E0" w14:textId="77777777" w:rsidR="00EC375C" w:rsidRDefault="009352C4">
      <w:pPr>
        <w:numPr>
          <w:ilvl w:val="0"/>
          <w:numId w:val="74"/>
        </w:numPr>
      </w:pPr>
      <w:r>
        <w:t>If you are deploying the secure ARM template, issue the following command from the repository root.</w:t>
      </w:r>
    </w:p>
    <w:p w14:paraId="1E67A804" w14:textId="77777777" w:rsidR="00EC375C" w:rsidRDefault="009352C4">
      <w:pPr>
        <w:pStyle w:val="TOCHeading"/>
        <w:numPr>
          <w:ilvl w:val="0"/>
          <w:numId w:val="1"/>
        </w:numPr>
      </w:pPr>
      <w:r>
        <w:rPr>
          <w:rStyle w:val="NormalTok"/>
        </w:rPr>
        <w:t>New</w:t>
      </w:r>
      <w:r>
        <w:rPr>
          <w:rStyle w:val="OperatorTok"/>
        </w:rPr>
        <w:t>-</w:t>
      </w:r>
      <w:r>
        <w:rPr>
          <w:rStyle w:val="NormalTok"/>
        </w:rPr>
        <w:t xml:space="preserve">AzResourceGroupDeployment </w:t>
      </w:r>
      <w:r>
        <w:rPr>
          <w:rStyle w:val="OperatorTok"/>
        </w:rPr>
        <w:t>-</w:t>
      </w:r>
      <w:r>
        <w:rPr>
          <w:rStyle w:val="NormalTok"/>
        </w:rPr>
        <w:t xml:space="preserve">ResourceGroupName </w:t>
      </w:r>
      <w:r>
        <w:rPr>
          <w:rStyle w:val="VariableTok"/>
        </w:rPr>
        <w:t>$rgName</w:t>
      </w:r>
      <w:r>
        <w:rPr>
          <w:rStyle w:val="NormalTok"/>
        </w:rPr>
        <w:t xml:space="preserve"> </w:t>
      </w:r>
      <w:r>
        <w:rPr>
          <w:rStyle w:val="OperatorTok"/>
        </w:rPr>
        <w:t>-</w:t>
      </w:r>
      <w:r>
        <w:rPr>
          <w:rStyle w:val="NormalTok"/>
        </w:rPr>
        <w:t xml:space="preserve">TemplateFile </w:t>
      </w:r>
      <w:r>
        <w:rPr>
          <w:rStyle w:val="OperatorTok"/>
        </w:rPr>
        <w:t>.</w:t>
      </w:r>
      <w:r>
        <w:rPr>
          <w:rStyle w:val="NormalTok"/>
        </w:rPr>
        <w:t>\Artifacts\template</w:t>
      </w:r>
      <w:r>
        <w:rPr>
          <w:rStyle w:val="OperatorTok"/>
        </w:rPr>
        <w:t>-</w:t>
      </w:r>
      <w:r>
        <w:rPr>
          <w:rStyle w:val="NormalTok"/>
        </w:rPr>
        <w:t>secure</w:t>
      </w:r>
      <w:r>
        <w:rPr>
          <w:rStyle w:val="OperatorTok"/>
        </w:rPr>
        <w:t>.</w:t>
      </w:r>
      <w:r>
        <w:rPr>
          <w:rStyle w:val="FunctionTok"/>
        </w:rPr>
        <w:t>json</w:t>
      </w:r>
      <w:r>
        <w:rPr>
          <w:rStyle w:val="NormalTok"/>
        </w:rPr>
        <w:t xml:space="preserve"> </w:t>
      </w:r>
      <w:r>
        <w:rPr>
          <w:rStyle w:val="OperatorTok"/>
        </w:rPr>
        <w:t>-</w:t>
      </w:r>
      <w:r>
        <w:rPr>
          <w:rStyle w:val="NormalTok"/>
        </w:rPr>
        <w:t xml:space="preserve">TemplateParameterFile </w:t>
      </w:r>
      <w:r>
        <w:rPr>
          <w:rStyle w:val="OperatorTok"/>
        </w:rPr>
        <w:t>.</w:t>
      </w:r>
      <w:r>
        <w:rPr>
          <w:rStyle w:val="NormalTok"/>
        </w:rPr>
        <w:t>\Artifacts\template</w:t>
      </w:r>
      <w:r>
        <w:rPr>
          <w:rStyle w:val="OperatorTok"/>
        </w:rPr>
        <w:t>-</w:t>
      </w:r>
      <w:r>
        <w:rPr>
          <w:rStyle w:val="NormalTok"/>
        </w:rPr>
        <w:t>secure</w:t>
      </w:r>
      <w:r>
        <w:rPr>
          <w:rStyle w:val="OperatorTok"/>
        </w:rPr>
        <w:t>.</w:t>
      </w:r>
      <w:r>
        <w:rPr>
          <w:rStyle w:val="FunctionTok"/>
        </w:rPr>
        <w:t>parameters</w:t>
      </w:r>
      <w:r>
        <w:rPr>
          <w:rStyle w:val="OperatorTok"/>
        </w:rPr>
        <w:t>.</w:t>
      </w:r>
      <w:r>
        <w:rPr>
          <w:rStyle w:val="FunctionTok"/>
        </w:rPr>
        <w:t>json</w:t>
      </w:r>
    </w:p>
    <w:p w14:paraId="09A55BAD" w14:textId="77777777" w:rsidR="00EC375C" w:rsidRDefault="009352C4">
      <w:pPr>
        <w:numPr>
          <w:ilvl w:val="0"/>
          <w:numId w:val="1"/>
        </w:numPr>
      </w:pPr>
      <w:r>
        <w:t xml:space="preserve">Use </w:t>
      </w:r>
      <w:r>
        <w:rPr>
          <w:rStyle w:val="VerbatimChar"/>
        </w:rPr>
        <w:t>template.json</w:t>
      </w:r>
      <w:r>
        <w:t xml:space="preserve"> and </w:t>
      </w:r>
      <w:r>
        <w:rPr>
          <w:rStyle w:val="VerbatimChar"/>
        </w:rPr>
        <w:t>template.parameters.json</w:t>
      </w:r>
      <w:r>
        <w:t xml:space="preserve"> for the insecure ARM template deployment.</w:t>
      </w:r>
    </w:p>
    <w:p w14:paraId="27BAB47F" w14:textId="77777777" w:rsidR="00EC375C" w:rsidRDefault="009352C4">
      <w:pPr>
        <w:pStyle w:val="Heading1"/>
      </w:pPr>
      <w:bookmarkStart w:id="287" w:name="_Toc91505034"/>
      <w:bookmarkStart w:id="288" w:name="X14153a001a76dfff6bb6708238dc02a86c990bf"/>
      <w:bookmarkEnd w:id="282"/>
      <w:bookmarkEnd w:id="286"/>
      <w:r>
        <w:t>Classic Deployment to PHP enabled IIS server</w:t>
      </w:r>
      <w:bookmarkEnd w:id="287"/>
    </w:p>
    <w:p w14:paraId="40AB2BE7" w14:textId="77777777" w:rsidR="00EC375C" w:rsidRDefault="009352C4">
      <w:pPr>
        <w:pStyle w:val="FirstParagraph"/>
      </w:pPr>
      <w:r>
        <w:t>This is a simple app that runs PHP code to connect to a MYSQL database.</w:t>
      </w:r>
    </w:p>
    <w:p w14:paraId="01C00680" w14:textId="77777777" w:rsidR="00EC375C" w:rsidRDefault="009352C4">
      <w:pPr>
        <w:pStyle w:val="Heading2"/>
      </w:pPr>
      <w:bookmarkStart w:id="289" w:name="_Toc91505035"/>
      <w:bookmarkStart w:id="290" w:name="test-the-application"/>
      <w:r>
        <w:t>Test the Application</w:t>
      </w:r>
      <w:bookmarkEnd w:id="289"/>
    </w:p>
    <w:p w14:paraId="3EC61E36" w14:textId="77777777" w:rsidR="00EC375C" w:rsidRDefault="009352C4">
      <w:pPr>
        <w:pStyle w:val="Compact"/>
        <w:numPr>
          <w:ilvl w:val="0"/>
          <w:numId w:val="78"/>
        </w:numPr>
      </w:pPr>
      <w:r>
        <w:t>Open a chrome browser window</w:t>
      </w:r>
    </w:p>
    <w:p w14:paraId="5181E2EC" w14:textId="77777777" w:rsidR="00EC375C" w:rsidRDefault="009352C4">
      <w:pPr>
        <w:pStyle w:val="Compact"/>
        <w:numPr>
          <w:ilvl w:val="0"/>
          <w:numId w:val="78"/>
        </w:numPr>
      </w:pPr>
      <w:r>
        <w:t xml:space="preserve">Navigate to </w:t>
      </w:r>
      <w:r>
        <w:rPr>
          <w:rStyle w:val="VerbatimChar"/>
        </w:rPr>
        <w:t>http://localhost/01-ClassicDeploy/default.php</w:t>
      </w:r>
      <w:r>
        <w:t xml:space="preserve">, you should see </w:t>
      </w:r>
      <w:r>
        <w:rPr>
          <w:b/>
          <w:bCs/>
        </w:rPr>
        <w:t>Hello World</w:t>
      </w:r>
      <w:r>
        <w:t xml:space="preserve"> displayed.</w:t>
      </w:r>
    </w:p>
    <w:p w14:paraId="7EEB5863" w14:textId="77777777" w:rsidR="00EC375C" w:rsidRDefault="009352C4">
      <w:pPr>
        <w:pStyle w:val="Compact"/>
        <w:numPr>
          <w:ilvl w:val="0"/>
          <w:numId w:val="78"/>
        </w:numPr>
      </w:pPr>
      <w:r>
        <w:t xml:space="preserve">Navigate to </w:t>
      </w:r>
      <w:r>
        <w:rPr>
          <w:rStyle w:val="VerbatimChar"/>
        </w:rPr>
        <w:t>http://localhost/01-ClassicDeploy/database.php</w:t>
      </w:r>
      <w:r>
        <w:t xml:space="preserve">, you should see </w:t>
      </w:r>
      <w:r>
        <w:rPr>
          <w:b/>
          <w:bCs/>
        </w:rPr>
        <w:t>1 results</w:t>
      </w:r>
      <w:r>
        <w:t xml:space="preserve"> displayed.</w:t>
      </w:r>
    </w:p>
    <w:p w14:paraId="25AADA4F" w14:textId="77777777" w:rsidR="00EC375C" w:rsidRDefault="009352C4">
      <w:pPr>
        <w:pStyle w:val="Heading2"/>
      </w:pPr>
      <w:bookmarkStart w:id="291" w:name="_Toc91505036"/>
      <w:bookmarkStart w:id="292" w:name="manual-deployment"/>
      <w:bookmarkEnd w:id="290"/>
      <w:r>
        <w:t>Manual Deployment</w:t>
      </w:r>
      <w:bookmarkEnd w:id="291"/>
    </w:p>
    <w:p w14:paraId="2685C46B" w14:textId="77777777" w:rsidR="00EC375C" w:rsidRDefault="009352C4">
      <w:pPr>
        <w:pStyle w:val="FirstParagraph"/>
      </w:pPr>
      <w:r>
        <w:t>These resources were deployed as part of the ARM template. You would need to do the following in order to get your Windows machine setup:</w:t>
      </w:r>
    </w:p>
    <w:p w14:paraId="74CD0DCA" w14:textId="77777777" w:rsidR="00EC375C" w:rsidRDefault="009352C4">
      <w:pPr>
        <w:pStyle w:val="Compact"/>
        <w:numPr>
          <w:ilvl w:val="0"/>
          <w:numId w:val="79"/>
        </w:numPr>
      </w:pPr>
      <w:r>
        <w:t>Install IIS</w:t>
      </w:r>
    </w:p>
    <w:p w14:paraId="7997052D" w14:textId="77777777" w:rsidR="00EC375C" w:rsidRDefault="009352C4">
      <w:pPr>
        <w:pStyle w:val="Compact"/>
        <w:numPr>
          <w:ilvl w:val="0"/>
          <w:numId w:val="79"/>
        </w:numPr>
      </w:pPr>
      <w:r>
        <w:t xml:space="preserve">Copy the web application files to the </w:t>
      </w:r>
      <w:r>
        <w:rPr>
          <w:rStyle w:val="VerbatimChar"/>
        </w:rPr>
        <w:t>c:\inetpub\wwwroot</w:t>
      </w:r>
      <w:r>
        <w:t xml:space="preserve"> folder</w:t>
      </w:r>
    </w:p>
    <w:p w14:paraId="31AE86DC" w14:textId="77777777" w:rsidR="00EC375C" w:rsidRDefault="009352C4">
      <w:pPr>
        <w:pStyle w:val="Compact"/>
        <w:numPr>
          <w:ilvl w:val="0"/>
          <w:numId w:val="79"/>
        </w:numPr>
      </w:pPr>
      <w:r>
        <w:t>Install MySQL</w:t>
      </w:r>
    </w:p>
    <w:p w14:paraId="0F7874F9" w14:textId="77777777" w:rsidR="00EC375C" w:rsidRDefault="009352C4">
      <w:pPr>
        <w:pStyle w:val="Compact"/>
        <w:numPr>
          <w:ilvl w:val="0"/>
          <w:numId w:val="79"/>
        </w:numPr>
      </w:pPr>
      <w:r>
        <w:t>Run your database schema and data import scripts</w:t>
      </w:r>
    </w:p>
    <w:p w14:paraId="1B2C4023" w14:textId="77777777" w:rsidR="00EC375C" w:rsidRDefault="009352C4">
      <w:pPr>
        <w:pStyle w:val="Heading1"/>
      </w:pPr>
      <w:bookmarkStart w:id="293" w:name="_Toc91505037"/>
      <w:bookmarkStart w:id="294" w:name="cloud-deployment-to-azure-vm"/>
      <w:bookmarkEnd w:id="288"/>
      <w:bookmarkEnd w:id="292"/>
      <w:r>
        <w:t>Cloud Deployment to Azure VM</w:t>
      </w:r>
      <w:bookmarkEnd w:id="293"/>
    </w:p>
    <w:p w14:paraId="0BA543BA" w14:textId="77777777" w:rsidR="00EC375C" w:rsidRDefault="009352C4">
      <w:pPr>
        <w:pStyle w:val="FirstParagraph"/>
      </w:pPr>
      <w:r>
        <w:t>This is a simple app that runs PHP code to connect to a MYSQL database.</w:t>
      </w:r>
    </w:p>
    <w:p w14:paraId="5E23F535" w14:textId="77777777" w:rsidR="00EC375C" w:rsidRDefault="009352C4">
      <w:pPr>
        <w:pStyle w:val="BodyText"/>
      </w:pPr>
      <w:r>
        <w:t>The app is running in an Azure VM. The App needs to be exposed to the internet via port 80 in order for it you to see the results.</w:t>
      </w:r>
    </w:p>
    <w:p w14:paraId="2482ECC3" w14:textId="77777777" w:rsidR="00EC375C" w:rsidRDefault="009352C4">
      <w:pPr>
        <w:pStyle w:val="Heading2"/>
      </w:pPr>
      <w:bookmarkStart w:id="295" w:name="_Toc91505038"/>
      <w:bookmarkStart w:id="296" w:name="test-the-application-1"/>
      <w:r>
        <w:t>Test the Application #1</w:t>
      </w:r>
      <w:bookmarkEnd w:id="295"/>
    </w:p>
    <w:p w14:paraId="4DC1CE01" w14:textId="77777777" w:rsidR="00EC375C" w:rsidRDefault="009352C4">
      <w:pPr>
        <w:pStyle w:val="Compact"/>
        <w:numPr>
          <w:ilvl w:val="0"/>
          <w:numId w:val="80"/>
        </w:numPr>
      </w:pPr>
      <w:r>
        <w:t>Open a browser to the Azure Portal</w:t>
      </w:r>
    </w:p>
    <w:p w14:paraId="1F08DC0D" w14:textId="77777777" w:rsidR="00EC375C" w:rsidRDefault="009352C4">
      <w:pPr>
        <w:pStyle w:val="Compact"/>
        <w:numPr>
          <w:ilvl w:val="0"/>
          <w:numId w:val="80"/>
        </w:numPr>
      </w:pPr>
      <w:r>
        <w:t xml:space="preserve">Navigate to the </w:t>
      </w:r>
      <w:r>
        <w:rPr>
          <w:b/>
          <w:bCs/>
        </w:rPr>
        <w:t>paw-1</w:t>
      </w:r>
      <w:r>
        <w:t xml:space="preserve"> virtual machine</w:t>
      </w:r>
    </w:p>
    <w:p w14:paraId="31EE907A" w14:textId="77777777" w:rsidR="00EC375C" w:rsidRDefault="009352C4">
      <w:pPr>
        <w:pStyle w:val="Compact"/>
        <w:numPr>
          <w:ilvl w:val="0"/>
          <w:numId w:val="80"/>
        </w:numPr>
      </w:pPr>
      <w:r>
        <w:t xml:space="preserve">In the </w:t>
      </w:r>
      <w:r>
        <w:rPr>
          <w:b/>
          <w:bCs/>
        </w:rPr>
        <w:t>Essentials</w:t>
      </w:r>
      <w:r>
        <w:t xml:space="preserve"> section, copy the public IP Address</w:t>
      </w:r>
    </w:p>
    <w:p w14:paraId="2829632D" w14:textId="77777777" w:rsidR="00EC375C" w:rsidRDefault="009352C4">
      <w:pPr>
        <w:pStyle w:val="Compact"/>
        <w:numPr>
          <w:ilvl w:val="0"/>
          <w:numId w:val="80"/>
        </w:numPr>
      </w:pPr>
      <w:r>
        <w:t xml:space="preserve">Open a browser to the virtual machine ip address (ex </w:t>
      </w:r>
      <w:r>
        <w:rPr>
          <w:rStyle w:val="VerbatimChar"/>
        </w:rPr>
        <w:t>http:\\IP_ADDRESS\01-ClassicDeploy\default.php</w:t>
      </w:r>
      <w:r>
        <w:t>)</w:t>
      </w:r>
    </w:p>
    <w:p w14:paraId="56CE7A6E" w14:textId="77777777" w:rsidR="00EC375C" w:rsidRDefault="009352C4">
      <w:pPr>
        <w:pStyle w:val="Compact"/>
        <w:numPr>
          <w:ilvl w:val="0"/>
          <w:numId w:val="80"/>
        </w:numPr>
      </w:pPr>
      <w:r>
        <w:t xml:space="preserve">You should get a </w:t>
      </w:r>
      <w:r>
        <w:rPr>
          <w:b/>
          <w:bCs/>
        </w:rPr>
        <w:t>ERR_CONNECTION_TIMED_OUT</w:t>
      </w:r>
      <w:r>
        <w:t xml:space="preserve"> error. This is because the network security group on the virtual machine does not allow port 80 access.</w:t>
      </w:r>
    </w:p>
    <w:p w14:paraId="4A3BB9EF" w14:textId="77777777" w:rsidR="00EC375C" w:rsidRDefault="009352C4">
      <w:pPr>
        <w:pStyle w:val="Heading2"/>
      </w:pPr>
      <w:bookmarkStart w:id="297" w:name="_Toc91505039"/>
      <w:bookmarkStart w:id="298" w:name="open-port-80"/>
      <w:bookmarkEnd w:id="296"/>
      <w:r>
        <w:t>Open Port 80</w:t>
      </w:r>
      <w:bookmarkEnd w:id="297"/>
    </w:p>
    <w:p w14:paraId="7058D5D8" w14:textId="77777777" w:rsidR="00EC375C" w:rsidRDefault="009352C4">
      <w:pPr>
        <w:pStyle w:val="Compact"/>
        <w:numPr>
          <w:ilvl w:val="0"/>
          <w:numId w:val="81"/>
        </w:numPr>
      </w:pPr>
      <w:r>
        <w:t xml:space="preserve">Navigate to the </w:t>
      </w:r>
      <w:r>
        <w:rPr>
          <w:b/>
          <w:bCs/>
        </w:rPr>
        <w:t>Paw-1</w:t>
      </w:r>
      <w:r>
        <w:t xml:space="preserve"> machine, select it</w:t>
      </w:r>
    </w:p>
    <w:p w14:paraId="1B10BF60" w14:textId="77777777" w:rsidR="00EC375C" w:rsidRDefault="009352C4">
      <w:pPr>
        <w:pStyle w:val="Compact"/>
        <w:numPr>
          <w:ilvl w:val="0"/>
          <w:numId w:val="81"/>
        </w:numPr>
      </w:pPr>
      <w:r>
        <w:t xml:space="preserve">Under </w:t>
      </w:r>
      <w:r>
        <w:rPr>
          <w:b/>
          <w:bCs/>
        </w:rPr>
        <w:t>Settings</w:t>
      </w:r>
      <w:r>
        <w:t xml:space="preserve">, select </w:t>
      </w:r>
      <w:r>
        <w:rPr>
          <w:b/>
          <w:bCs/>
        </w:rPr>
        <w:t>Networking</w:t>
      </w:r>
    </w:p>
    <w:p w14:paraId="6C8A7BBF" w14:textId="77777777" w:rsidR="00EC375C" w:rsidRDefault="009352C4">
      <w:pPr>
        <w:pStyle w:val="Compact"/>
        <w:numPr>
          <w:ilvl w:val="0"/>
          <w:numId w:val="81"/>
        </w:numPr>
      </w:pPr>
      <w:r>
        <w:t xml:space="preserve">Select </w:t>
      </w:r>
      <w:r>
        <w:rPr>
          <w:b/>
          <w:bCs/>
        </w:rPr>
        <w:t>Add inbound port rule</w:t>
      </w:r>
    </w:p>
    <w:p w14:paraId="17BA3F3B" w14:textId="77777777" w:rsidR="00EC375C" w:rsidRDefault="009352C4">
      <w:pPr>
        <w:pStyle w:val="Compact"/>
        <w:numPr>
          <w:ilvl w:val="0"/>
          <w:numId w:val="81"/>
        </w:numPr>
      </w:pPr>
      <w:r>
        <w:t xml:space="preserve">For the destination port, type </w:t>
      </w:r>
      <w:r>
        <w:rPr>
          <w:b/>
          <w:bCs/>
        </w:rPr>
        <w:t>80</w:t>
      </w:r>
    </w:p>
    <w:p w14:paraId="5F188330" w14:textId="77777777" w:rsidR="00EC375C" w:rsidRDefault="009352C4">
      <w:pPr>
        <w:pStyle w:val="Compact"/>
        <w:numPr>
          <w:ilvl w:val="0"/>
          <w:numId w:val="81"/>
        </w:numPr>
      </w:pPr>
      <w:r>
        <w:t xml:space="preserve">For the name, type </w:t>
      </w:r>
      <w:r>
        <w:rPr>
          <w:b/>
          <w:bCs/>
        </w:rPr>
        <w:t>Port_80</w:t>
      </w:r>
    </w:p>
    <w:p w14:paraId="4A6DB096" w14:textId="77777777" w:rsidR="00EC375C" w:rsidRDefault="009352C4">
      <w:pPr>
        <w:pStyle w:val="Compact"/>
        <w:numPr>
          <w:ilvl w:val="0"/>
          <w:numId w:val="81"/>
        </w:numPr>
      </w:pPr>
      <w:r>
        <w:t xml:space="preserve">Select </w:t>
      </w:r>
      <w:r>
        <w:rPr>
          <w:b/>
          <w:bCs/>
        </w:rPr>
        <w:t>Add</w:t>
      </w:r>
    </w:p>
    <w:p w14:paraId="6D1C56C3" w14:textId="77777777" w:rsidR="00EC375C" w:rsidRDefault="009352C4">
      <w:pPr>
        <w:pStyle w:val="Heading2"/>
      </w:pPr>
      <w:bookmarkStart w:id="299" w:name="_Toc91505040"/>
      <w:bookmarkStart w:id="300" w:name="test-the-application-2"/>
      <w:bookmarkEnd w:id="298"/>
      <w:r>
        <w:t>Test the Application #2</w:t>
      </w:r>
      <w:bookmarkEnd w:id="299"/>
    </w:p>
    <w:p w14:paraId="733962BC" w14:textId="77777777" w:rsidR="00EC375C" w:rsidRDefault="009352C4">
      <w:pPr>
        <w:pStyle w:val="Compact"/>
        <w:numPr>
          <w:ilvl w:val="0"/>
          <w:numId w:val="82"/>
        </w:numPr>
      </w:pPr>
      <w:r>
        <w:t xml:space="preserve">Retry connecting to the web application (ex </w:t>
      </w:r>
      <w:r>
        <w:rPr>
          <w:rStyle w:val="VerbatimChar"/>
        </w:rPr>
        <w:t>http:\\IP_ADDRESS\01-ClassicDeploy\default.php</w:t>
      </w:r>
      <w:r>
        <w:t>)</w:t>
      </w:r>
    </w:p>
    <w:p w14:paraId="7B8DB5B6" w14:textId="77777777" w:rsidR="00EC375C" w:rsidRDefault="009352C4">
      <w:pPr>
        <w:pStyle w:val="Compact"/>
        <w:numPr>
          <w:ilvl w:val="0"/>
          <w:numId w:val="82"/>
        </w:numPr>
      </w:pPr>
      <w:r>
        <w:t xml:space="preserve">You should see your </w:t>
      </w:r>
      <w:r>
        <w:rPr>
          <w:rStyle w:val="VerbatimChar"/>
        </w:rPr>
        <w:t>Hello World</w:t>
      </w:r>
      <w:r>
        <w:t xml:space="preserve"> text</w:t>
      </w:r>
    </w:p>
    <w:p w14:paraId="06810B38" w14:textId="77777777" w:rsidR="00EC375C" w:rsidRDefault="009352C4">
      <w:pPr>
        <w:pStyle w:val="Compact"/>
        <w:numPr>
          <w:ilvl w:val="0"/>
          <w:numId w:val="82"/>
        </w:numPr>
      </w:pPr>
      <w:r>
        <w:t xml:space="preserve">Open a browser to the virtual machine ip address (ex </w:t>
      </w:r>
      <w:r>
        <w:rPr>
          <w:rStyle w:val="VerbatimChar"/>
        </w:rPr>
        <w:t>http:\\IP_ADDRESS\01-ClassicDeploy\database.php</w:t>
      </w:r>
      <w:r>
        <w:t>)</w:t>
      </w:r>
    </w:p>
    <w:p w14:paraId="1F981FD0" w14:textId="77777777" w:rsidR="00EC375C" w:rsidRDefault="009352C4">
      <w:pPr>
        <w:pStyle w:val="Compact"/>
        <w:numPr>
          <w:ilvl w:val="0"/>
          <w:numId w:val="82"/>
        </w:numPr>
      </w:pPr>
      <w:r>
        <w:t>You should see your results</w:t>
      </w:r>
    </w:p>
    <w:p w14:paraId="2A093872" w14:textId="77777777" w:rsidR="00EC375C" w:rsidRDefault="009352C4">
      <w:pPr>
        <w:pStyle w:val="Heading2"/>
      </w:pPr>
      <w:bookmarkStart w:id="301" w:name="_Toc91505041"/>
      <w:bookmarkStart w:id="302" w:name="enable-port-443"/>
      <w:bookmarkEnd w:id="300"/>
      <w:r>
        <w:t>Enable Port 443</w:t>
      </w:r>
      <w:bookmarkEnd w:id="301"/>
    </w:p>
    <w:p w14:paraId="3EC724A3" w14:textId="77777777" w:rsidR="00EC375C" w:rsidRDefault="009352C4">
      <w:pPr>
        <w:pStyle w:val="FirstParagraph"/>
      </w:pPr>
      <w:r>
        <w:t>As part of any secured web application, you should enable SSL/TLS.</w:t>
      </w:r>
    </w:p>
    <w:p w14:paraId="78D55608" w14:textId="77777777" w:rsidR="00EC375C" w:rsidRDefault="009352C4">
      <w:pPr>
        <w:pStyle w:val="Compact"/>
        <w:numPr>
          <w:ilvl w:val="0"/>
          <w:numId w:val="83"/>
        </w:numPr>
      </w:pPr>
      <w:r>
        <w:t>Setup certificate on web machine</w:t>
      </w:r>
    </w:p>
    <w:p w14:paraId="2B52626D" w14:textId="77777777" w:rsidR="00EC375C" w:rsidRDefault="009352C4">
      <w:pPr>
        <w:pStyle w:val="Compact"/>
        <w:numPr>
          <w:ilvl w:val="1"/>
          <w:numId w:val="84"/>
        </w:numPr>
      </w:pPr>
      <w:r>
        <w:t>Open IIS Manager</w:t>
      </w:r>
    </w:p>
    <w:p w14:paraId="1296AA45" w14:textId="77777777" w:rsidR="00EC375C" w:rsidRDefault="009352C4">
      <w:pPr>
        <w:pStyle w:val="Compact"/>
        <w:numPr>
          <w:ilvl w:val="1"/>
          <w:numId w:val="84"/>
        </w:numPr>
      </w:pPr>
      <w:r>
        <w:t>Select the server node</w:t>
      </w:r>
    </w:p>
    <w:p w14:paraId="390ED529" w14:textId="77777777" w:rsidR="00EC375C" w:rsidRDefault="009352C4">
      <w:pPr>
        <w:pStyle w:val="Compact"/>
        <w:numPr>
          <w:ilvl w:val="1"/>
          <w:numId w:val="84"/>
        </w:numPr>
      </w:pPr>
      <w:r>
        <w:t xml:space="preserve">Select </w:t>
      </w:r>
      <w:r>
        <w:rPr>
          <w:b/>
          <w:bCs/>
        </w:rPr>
        <w:t>Server certificates</w:t>
      </w:r>
    </w:p>
    <w:p w14:paraId="0914534D" w14:textId="77777777" w:rsidR="00EC375C" w:rsidRDefault="009352C4">
      <w:pPr>
        <w:pStyle w:val="Compact"/>
        <w:numPr>
          <w:ilvl w:val="1"/>
          <w:numId w:val="84"/>
        </w:numPr>
      </w:pPr>
      <w:r>
        <w:t xml:space="preserve">Select </w:t>
      </w:r>
      <w:r>
        <w:rPr>
          <w:b/>
          <w:bCs/>
        </w:rPr>
        <w:t>Create self-signed certificate</w:t>
      </w:r>
    </w:p>
    <w:p w14:paraId="6BCC566F" w14:textId="77777777" w:rsidR="00EC375C" w:rsidRDefault="009352C4">
      <w:pPr>
        <w:pStyle w:val="Compact"/>
        <w:numPr>
          <w:ilvl w:val="1"/>
          <w:numId w:val="84"/>
        </w:numPr>
      </w:pPr>
      <w:r>
        <w:t xml:space="preserve">Select </w:t>
      </w:r>
      <w:r>
        <w:rPr>
          <w:b/>
          <w:bCs/>
        </w:rPr>
        <w:t>OK</w:t>
      </w:r>
      <w:r>
        <w:t xml:space="preserve"> </w:t>
      </w:r>
    </w:p>
    <w:p w14:paraId="191CD9A3" w14:textId="77777777" w:rsidR="00EC375C" w:rsidRDefault="009352C4">
      <w:pPr>
        <w:pStyle w:val="Compact"/>
        <w:numPr>
          <w:ilvl w:val="0"/>
          <w:numId w:val="83"/>
        </w:numPr>
      </w:pPr>
      <w:r>
        <w:t>Setup SSL</w:t>
      </w:r>
    </w:p>
    <w:p w14:paraId="02D5F8B1" w14:textId="77777777" w:rsidR="00EC375C" w:rsidRDefault="009352C4">
      <w:pPr>
        <w:pStyle w:val="Compact"/>
        <w:numPr>
          <w:ilvl w:val="1"/>
          <w:numId w:val="85"/>
        </w:numPr>
      </w:pPr>
      <w:r>
        <w:t xml:space="preserve">Expand the </w:t>
      </w:r>
      <w:r>
        <w:rPr>
          <w:b/>
          <w:bCs/>
        </w:rPr>
        <w:t>Sites</w:t>
      </w:r>
      <w:r>
        <w:t xml:space="preserve"> node</w:t>
      </w:r>
    </w:p>
    <w:p w14:paraId="65B253CC" w14:textId="77777777" w:rsidR="00EC375C" w:rsidRDefault="009352C4">
      <w:pPr>
        <w:pStyle w:val="Compact"/>
        <w:numPr>
          <w:ilvl w:val="1"/>
          <w:numId w:val="85"/>
        </w:numPr>
      </w:pPr>
      <w:r>
        <w:t xml:space="preserve">Select the </w:t>
      </w:r>
      <w:r>
        <w:rPr>
          <w:b/>
          <w:bCs/>
        </w:rPr>
        <w:t>Default Web Site</w:t>
      </w:r>
    </w:p>
    <w:p w14:paraId="0545AD7B" w14:textId="77777777" w:rsidR="00EC375C" w:rsidRDefault="009352C4">
      <w:pPr>
        <w:pStyle w:val="Compact"/>
        <w:numPr>
          <w:ilvl w:val="1"/>
          <w:numId w:val="85"/>
        </w:numPr>
      </w:pPr>
      <w:r>
        <w:t xml:space="preserve">In the actions, select </w:t>
      </w:r>
      <w:r>
        <w:rPr>
          <w:b/>
          <w:bCs/>
        </w:rPr>
        <w:t>Bindings</w:t>
      </w:r>
    </w:p>
    <w:p w14:paraId="5D1CEF2B" w14:textId="77777777" w:rsidR="00EC375C" w:rsidRDefault="009352C4">
      <w:pPr>
        <w:pStyle w:val="Compact"/>
        <w:numPr>
          <w:ilvl w:val="1"/>
          <w:numId w:val="85"/>
        </w:numPr>
      </w:pPr>
      <w:r>
        <w:t xml:space="preserve">Select </w:t>
      </w:r>
      <w:r>
        <w:rPr>
          <w:b/>
          <w:bCs/>
        </w:rPr>
        <w:t>Add</w:t>
      </w:r>
    </w:p>
    <w:p w14:paraId="3A103A42" w14:textId="77777777" w:rsidR="00EC375C" w:rsidRDefault="009352C4">
      <w:pPr>
        <w:pStyle w:val="Compact"/>
        <w:numPr>
          <w:ilvl w:val="1"/>
          <w:numId w:val="85"/>
        </w:numPr>
      </w:pPr>
      <w:r>
        <w:t xml:space="preserve">For the type, select </w:t>
      </w:r>
      <w:r>
        <w:rPr>
          <w:b/>
          <w:bCs/>
        </w:rPr>
        <w:t>https</w:t>
      </w:r>
    </w:p>
    <w:p w14:paraId="1B97D690" w14:textId="77777777" w:rsidR="00EC375C" w:rsidRDefault="009352C4">
      <w:pPr>
        <w:pStyle w:val="Compact"/>
        <w:numPr>
          <w:ilvl w:val="1"/>
          <w:numId w:val="85"/>
        </w:numPr>
      </w:pPr>
      <w:r>
        <w:t xml:space="preserve">For the SSL certificate, select </w:t>
      </w:r>
      <w:r>
        <w:rPr>
          <w:b/>
          <w:bCs/>
        </w:rPr>
        <w:t>paw-1</w:t>
      </w:r>
    </w:p>
    <w:p w14:paraId="2B0F0AF6" w14:textId="77777777" w:rsidR="00EC375C" w:rsidRDefault="009352C4">
      <w:pPr>
        <w:pStyle w:val="Compact"/>
        <w:numPr>
          <w:ilvl w:val="1"/>
          <w:numId w:val="85"/>
        </w:numPr>
      </w:pPr>
      <w:r>
        <w:t xml:space="preserve">Select </w:t>
      </w:r>
      <w:r>
        <w:rPr>
          <w:b/>
          <w:bCs/>
        </w:rPr>
        <w:t>OK</w:t>
      </w:r>
    </w:p>
    <w:p w14:paraId="7B243F21" w14:textId="77777777" w:rsidR="00EC375C" w:rsidRDefault="009352C4">
      <w:pPr>
        <w:pStyle w:val="Heading2"/>
      </w:pPr>
      <w:bookmarkStart w:id="303" w:name="_Toc91505042"/>
      <w:bookmarkStart w:id="304" w:name="open-port-443"/>
      <w:bookmarkEnd w:id="302"/>
      <w:r>
        <w:t>Open Port 443</w:t>
      </w:r>
      <w:bookmarkEnd w:id="303"/>
    </w:p>
    <w:p w14:paraId="3896C4EF" w14:textId="77777777" w:rsidR="00EC375C" w:rsidRDefault="009352C4">
      <w:pPr>
        <w:pStyle w:val="Compact"/>
        <w:numPr>
          <w:ilvl w:val="0"/>
          <w:numId w:val="86"/>
        </w:numPr>
      </w:pPr>
      <w:r>
        <w:t xml:space="preserve">Navigate to the </w:t>
      </w:r>
      <w:r>
        <w:rPr>
          <w:b/>
          <w:bCs/>
        </w:rPr>
        <w:t>Paw-1</w:t>
      </w:r>
      <w:r>
        <w:t xml:space="preserve"> machine, select it</w:t>
      </w:r>
    </w:p>
    <w:p w14:paraId="0B0DC6B1" w14:textId="77777777" w:rsidR="00EC375C" w:rsidRDefault="009352C4">
      <w:pPr>
        <w:pStyle w:val="Compact"/>
        <w:numPr>
          <w:ilvl w:val="0"/>
          <w:numId w:val="86"/>
        </w:numPr>
      </w:pPr>
      <w:r>
        <w:t xml:space="preserve">Under </w:t>
      </w:r>
      <w:r>
        <w:rPr>
          <w:b/>
          <w:bCs/>
        </w:rPr>
        <w:t>Settings</w:t>
      </w:r>
      <w:r>
        <w:t xml:space="preserve">, select </w:t>
      </w:r>
      <w:r>
        <w:rPr>
          <w:b/>
          <w:bCs/>
        </w:rPr>
        <w:t>Networking</w:t>
      </w:r>
    </w:p>
    <w:p w14:paraId="2A8C1AD1" w14:textId="77777777" w:rsidR="00EC375C" w:rsidRDefault="009352C4">
      <w:pPr>
        <w:pStyle w:val="Compact"/>
        <w:numPr>
          <w:ilvl w:val="0"/>
          <w:numId w:val="86"/>
        </w:numPr>
      </w:pPr>
      <w:r>
        <w:t xml:space="preserve">Select </w:t>
      </w:r>
      <w:r>
        <w:rPr>
          <w:b/>
          <w:bCs/>
        </w:rPr>
        <w:t>Add inbound port rule</w:t>
      </w:r>
    </w:p>
    <w:p w14:paraId="5BED8556" w14:textId="77777777" w:rsidR="00EC375C" w:rsidRDefault="009352C4">
      <w:pPr>
        <w:pStyle w:val="Compact"/>
        <w:numPr>
          <w:ilvl w:val="0"/>
          <w:numId w:val="86"/>
        </w:numPr>
      </w:pPr>
      <w:r>
        <w:t xml:space="preserve">For the destination port, type </w:t>
      </w:r>
      <w:r>
        <w:rPr>
          <w:b/>
          <w:bCs/>
        </w:rPr>
        <w:t>443</w:t>
      </w:r>
    </w:p>
    <w:p w14:paraId="42212409" w14:textId="77777777" w:rsidR="00EC375C" w:rsidRDefault="009352C4">
      <w:pPr>
        <w:pStyle w:val="Compact"/>
        <w:numPr>
          <w:ilvl w:val="0"/>
          <w:numId w:val="86"/>
        </w:numPr>
      </w:pPr>
      <w:r>
        <w:t xml:space="preserve">For the name, type </w:t>
      </w:r>
      <w:r>
        <w:rPr>
          <w:b/>
          <w:bCs/>
        </w:rPr>
        <w:t>Port_443</w:t>
      </w:r>
    </w:p>
    <w:p w14:paraId="0C704769" w14:textId="77777777" w:rsidR="00EC375C" w:rsidRDefault="009352C4">
      <w:pPr>
        <w:pStyle w:val="Compact"/>
        <w:numPr>
          <w:ilvl w:val="0"/>
          <w:numId w:val="86"/>
        </w:numPr>
      </w:pPr>
      <w:r>
        <w:t xml:space="preserve">Select </w:t>
      </w:r>
      <w:r>
        <w:rPr>
          <w:b/>
          <w:bCs/>
        </w:rPr>
        <w:t>Add</w:t>
      </w:r>
    </w:p>
    <w:p w14:paraId="4A704E53" w14:textId="77777777" w:rsidR="00EC375C" w:rsidRDefault="009352C4">
      <w:pPr>
        <w:pStyle w:val="Heading2"/>
      </w:pPr>
      <w:bookmarkStart w:id="305" w:name="_Toc91505043"/>
      <w:bookmarkStart w:id="306" w:name="test-the-application-3"/>
      <w:bookmarkEnd w:id="304"/>
      <w:r>
        <w:t>Test the Application #3</w:t>
      </w:r>
      <w:bookmarkEnd w:id="305"/>
    </w:p>
    <w:p w14:paraId="5179B56C" w14:textId="77777777" w:rsidR="00EC375C" w:rsidRDefault="009352C4">
      <w:pPr>
        <w:pStyle w:val="Compact"/>
        <w:numPr>
          <w:ilvl w:val="0"/>
          <w:numId w:val="87"/>
        </w:numPr>
      </w:pPr>
      <w:r>
        <w:t xml:space="preserve">Retry connecting to the web application (ex </w:t>
      </w:r>
      <w:r>
        <w:rPr>
          <w:rStyle w:val="VerbatimChar"/>
        </w:rPr>
        <w:t>https:\\IP_ADDRESS\01-ClassicDeploy\default.php</w:t>
      </w:r>
      <w:r>
        <w:t>)</w:t>
      </w:r>
    </w:p>
    <w:p w14:paraId="4531BFF5" w14:textId="77777777" w:rsidR="00EC375C" w:rsidRDefault="009352C4">
      <w:pPr>
        <w:pStyle w:val="Compact"/>
        <w:numPr>
          <w:ilvl w:val="0"/>
          <w:numId w:val="87"/>
        </w:numPr>
      </w:pPr>
      <w:r>
        <w:t xml:space="preserve">Select the </w:t>
      </w:r>
      <w:r>
        <w:rPr>
          <w:b/>
          <w:bCs/>
        </w:rPr>
        <w:t>Advanced</w:t>
      </w:r>
      <w:r>
        <w:t xml:space="preserve"> button</w:t>
      </w:r>
    </w:p>
    <w:p w14:paraId="209DFE09" w14:textId="77777777" w:rsidR="00EC375C" w:rsidRDefault="009352C4">
      <w:pPr>
        <w:pStyle w:val="Compact"/>
        <w:numPr>
          <w:ilvl w:val="0"/>
          <w:numId w:val="87"/>
        </w:numPr>
      </w:pPr>
      <w:r>
        <w:t xml:space="preserve">Select </w:t>
      </w:r>
      <w:r>
        <w:rPr>
          <w:b/>
          <w:bCs/>
        </w:rPr>
        <w:t>Proceed to IP_ADDRESS (unsafe)</w:t>
      </w:r>
    </w:p>
    <w:p w14:paraId="6827658D" w14:textId="77777777" w:rsidR="00EC375C" w:rsidRDefault="009352C4">
      <w:pPr>
        <w:pStyle w:val="Compact"/>
        <w:numPr>
          <w:ilvl w:val="0"/>
          <w:numId w:val="87"/>
        </w:numPr>
      </w:pPr>
      <w:r>
        <w:t xml:space="preserve">You should see your </w:t>
      </w:r>
      <w:r>
        <w:rPr>
          <w:rStyle w:val="VerbatimChar"/>
        </w:rPr>
        <w:t>Hello World</w:t>
      </w:r>
      <w:r>
        <w:t xml:space="preserve"> text</w:t>
      </w:r>
    </w:p>
    <w:p w14:paraId="4A6FBA99" w14:textId="77777777" w:rsidR="00EC375C" w:rsidRDefault="009352C4">
      <w:pPr>
        <w:pStyle w:val="Compact"/>
        <w:numPr>
          <w:ilvl w:val="0"/>
          <w:numId w:val="87"/>
        </w:numPr>
      </w:pPr>
      <w:r>
        <w:t xml:space="preserve">Open a browser to the virtual machine ip address (ex </w:t>
      </w:r>
      <w:r>
        <w:rPr>
          <w:rStyle w:val="VerbatimChar"/>
        </w:rPr>
        <w:t>https:\\IP_ADDRESS\01-ClassicDeploy\database.php</w:t>
      </w:r>
      <w:r>
        <w:t>)</w:t>
      </w:r>
    </w:p>
    <w:p w14:paraId="3B565A65" w14:textId="77777777" w:rsidR="00EC375C" w:rsidRDefault="009352C4">
      <w:pPr>
        <w:pStyle w:val="Compact"/>
        <w:numPr>
          <w:ilvl w:val="0"/>
          <w:numId w:val="87"/>
        </w:numPr>
      </w:pPr>
      <w:r>
        <w:t>You should see your results</w:t>
      </w:r>
    </w:p>
    <w:p w14:paraId="7AD6B439" w14:textId="77777777" w:rsidR="00EC375C" w:rsidRDefault="009352C4">
      <w:pPr>
        <w:pStyle w:val="Heading1"/>
      </w:pPr>
      <w:bookmarkStart w:id="307" w:name="_Toc91505044"/>
      <w:bookmarkStart w:id="308" w:name="cloud-deployment-to-azure-app-service"/>
      <w:bookmarkEnd w:id="294"/>
      <w:bookmarkEnd w:id="306"/>
      <w:r>
        <w:t>Cloud Deployment to Azure App Service</w:t>
      </w:r>
      <w:bookmarkEnd w:id="307"/>
    </w:p>
    <w:p w14:paraId="19CCDF41" w14:textId="77777777" w:rsidR="00EC375C" w:rsidRDefault="009352C4">
      <w:pPr>
        <w:pStyle w:val="FirstParagraph"/>
      </w:pPr>
      <w:r>
        <w:t>This is a simple app that runs PHP code to connect to a MYSQL database. The application and database must be migrated to Azure App Service and Azure Database for MySQL.</w:t>
      </w:r>
    </w:p>
    <w:p w14:paraId="639D6D7E" w14:textId="77777777" w:rsidR="00EC375C" w:rsidRDefault="009352C4">
      <w:pPr>
        <w:pStyle w:val="Heading2"/>
      </w:pPr>
      <w:bookmarkStart w:id="309" w:name="_Toc91505045"/>
      <w:bookmarkStart w:id="310" w:name="basic-deployment"/>
      <w:r>
        <w:t>Basic Deployment</w:t>
      </w:r>
      <w:bookmarkEnd w:id="309"/>
    </w:p>
    <w:p w14:paraId="297E7369" w14:textId="77777777" w:rsidR="00EC375C" w:rsidRDefault="009352C4">
      <w:pPr>
        <w:pStyle w:val="Heading3"/>
      </w:pPr>
      <w:bookmarkStart w:id="311" w:name="deploy-the-application"/>
      <w:r>
        <w:t>Deploy the Application</w:t>
      </w:r>
    </w:p>
    <w:p w14:paraId="731E478D" w14:textId="77777777" w:rsidR="00EC375C" w:rsidRDefault="009352C4">
      <w:pPr>
        <w:numPr>
          <w:ilvl w:val="0"/>
          <w:numId w:val="88"/>
        </w:numPr>
      </w:pPr>
      <w:r>
        <w:t>Open the `` folder in Visual Studio code</w:t>
      </w:r>
    </w:p>
    <w:p w14:paraId="6BABE634" w14:textId="77777777" w:rsidR="00EC375C" w:rsidRDefault="009352C4">
      <w:pPr>
        <w:numPr>
          <w:ilvl w:val="0"/>
          <w:numId w:val="88"/>
        </w:numPr>
      </w:pPr>
      <w:r>
        <w:t xml:space="preserve">If prompted, select </w:t>
      </w:r>
      <w:r>
        <w:rPr>
          <w:b/>
          <w:bCs/>
        </w:rPr>
        <w:t>Yes, I trust the authors</w:t>
      </w:r>
    </w:p>
    <w:p w14:paraId="3CAB4E01" w14:textId="77777777" w:rsidR="00EC375C" w:rsidRDefault="009352C4">
      <w:pPr>
        <w:numPr>
          <w:ilvl w:val="0"/>
          <w:numId w:val="88"/>
        </w:numPr>
      </w:pPr>
      <w:r>
        <w:t>Open a terminal window, run the following:</w:t>
      </w:r>
    </w:p>
    <w:p w14:paraId="12DC529C" w14:textId="77777777" w:rsidR="00EC375C" w:rsidRDefault="009352C4">
      <w:pPr>
        <w:pStyle w:val="TOCHeading"/>
        <w:numPr>
          <w:ilvl w:val="0"/>
          <w:numId w:val="1"/>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\app\</w:t>
      </w:r>
      <w:r>
        <w:rPr>
          <w:rStyle w:val="OperatorTok"/>
        </w:rPr>
        <w:t>*.*</w:t>
      </w:r>
      <w:r>
        <w:rPr>
          <w:rStyle w:val="NormalTok"/>
        </w:rPr>
        <w:t xml:space="preserve"> </w:t>
      </w:r>
      <w:r>
        <w:rPr>
          <w:rStyle w:val="OperatorTok"/>
        </w:rPr>
        <w:t>-</w:t>
      </w:r>
      <w:r>
        <w:rPr>
          <w:rStyle w:val="NormalTok"/>
        </w:rPr>
        <w:t>DestinationPath app</w:t>
      </w:r>
      <w:r>
        <w:rPr>
          <w:rStyle w:val="OperatorTok"/>
        </w:rPr>
        <w:t>.</w:t>
      </w:r>
      <w:r>
        <w:rPr>
          <w:rStyle w:val="FunctionTok"/>
        </w:rPr>
        <w:t>zip</w:t>
      </w:r>
    </w:p>
    <w:p w14:paraId="2959E0C6" w14:textId="77777777" w:rsidR="00EC375C" w:rsidRDefault="009352C4">
      <w:pPr>
        <w:numPr>
          <w:ilvl w:val="0"/>
          <w:numId w:val="88"/>
        </w:numPr>
      </w:pPr>
      <w:r>
        <w:t>Deploy the zip to Azure, run the following:</w:t>
      </w:r>
    </w:p>
    <w:p w14:paraId="7810C4F2" w14:textId="77777777" w:rsidR="00EC375C" w:rsidRDefault="009352C4">
      <w:pPr>
        <w:pStyle w:val="TOCHeading"/>
        <w:numPr>
          <w:ilvl w:val="0"/>
          <w:numId w:val="1"/>
        </w:numPr>
      </w:pPr>
      <w:r>
        <w:rPr>
          <w:rStyle w:val="NormalTok"/>
        </w:rPr>
        <w:t>Connect</w:t>
      </w:r>
      <w:r>
        <w:rPr>
          <w:rStyle w:val="OperatorTok"/>
        </w:rPr>
        <w:t>-</w:t>
      </w:r>
      <w:r>
        <w:rPr>
          <w:rStyle w:val="NormalTok"/>
        </w:rPr>
        <w:t>AzAccount</w:t>
      </w:r>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$appName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r>
        <w:rPr>
          <w:rStyle w:val="NormalTok"/>
        </w:rPr>
        <w:t xml:space="preserve">AzWebApp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$appName</w:t>
      </w:r>
      <w:r>
        <w:br/>
      </w:r>
      <w:r>
        <w:br/>
      </w: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\src\</w:t>
      </w:r>
      <w:r>
        <w:rPr>
          <w:rStyle w:val="OperatorTok"/>
        </w:rPr>
        <w:t>*.*</w:t>
      </w:r>
      <w:r>
        <w:rPr>
          <w:rStyle w:val="NormalTok"/>
        </w:rPr>
        <w:t xml:space="preserve"> </w:t>
      </w:r>
      <w:r>
        <w:rPr>
          <w:rStyle w:val="OperatorTok"/>
        </w:rPr>
        <w:t>-</w:t>
      </w:r>
      <w:r>
        <w:rPr>
          <w:rStyle w:val="NormalTok"/>
        </w:rPr>
        <w:t>DestinationPath src</w:t>
      </w:r>
      <w:r>
        <w:rPr>
          <w:rStyle w:val="OperatorTok"/>
        </w:rPr>
        <w:t>.</w:t>
      </w:r>
      <w:r>
        <w:rPr>
          <w:rStyle w:val="FunctionTok"/>
        </w:rPr>
        <w:t>zip</w:t>
      </w:r>
      <w:r>
        <w:rPr>
          <w:rStyle w:val="NormalTok"/>
        </w:rPr>
        <w:t xml:space="preserve"> </w:t>
      </w:r>
      <w:r>
        <w:rPr>
          <w:rStyle w:val="OperatorTok"/>
        </w:rPr>
        <w:t>-</w:t>
      </w:r>
      <w:r>
        <w:rPr>
          <w:rStyle w:val="NormalTok"/>
        </w:rPr>
        <w:t>force</w:t>
      </w:r>
      <w:r>
        <w:br/>
      </w:r>
      <w:r>
        <w:br/>
      </w:r>
      <w:r>
        <w:rPr>
          <w:rStyle w:val="NormalTok"/>
        </w:rPr>
        <w:t>Publish</w:t>
      </w:r>
      <w:r>
        <w:rPr>
          <w:rStyle w:val="OperatorTok"/>
        </w:rPr>
        <w:t>-</w:t>
      </w:r>
      <w:r>
        <w:rPr>
          <w:rStyle w:val="NormalTok"/>
        </w:rPr>
        <w:t xml:space="preserve">AzWebApp </w:t>
      </w:r>
      <w:r>
        <w:rPr>
          <w:rStyle w:val="OperatorTok"/>
        </w:rPr>
        <w:t>-</w:t>
      </w:r>
      <w:r>
        <w:rPr>
          <w:rStyle w:val="NormalTok"/>
        </w:rPr>
        <w:t xml:space="preserve">WebApp </w:t>
      </w:r>
      <w:r>
        <w:rPr>
          <w:rStyle w:val="VariableTok"/>
        </w:rPr>
        <w:t>$app</w:t>
      </w:r>
      <w:r>
        <w:rPr>
          <w:rStyle w:val="NormalTok"/>
        </w:rPr>
        <w:t xml:space="preserve"> </w:t>
      </w:r>
      <w:r>
        <w:rPr>
          <w:rStyle w:val="OperatorTok"/>
        </w:rPr>
        <w:t>-</w:t>
      </w:r>
      <w:r>
        <w:rPr>
          <w:rStyle w:val="NormalTok"/>
        </w:rPr>
        <w:t xml:space="preserve">ArchivePath </w:t>
      </w:r>
      <w:r>
        <w:rPr>
          <w:rStyle w:val="StringTok"/>
        </w:rPr>
        <w:t>"C:\labfiles\microsoft-mysql-developer-guide\Artifacts\02-01-CloudDeploy\src.zip"</w:t>
      </w:r>
    </w:p>
    <w:p w14:paraId="366080E2" w14:textId="77777777" w:rsidR="00EC375C" w:rsidRDefault="009352C4">
      <w:pPr>
        <w:pStyle w:val="Heading3"/>
      </w:pPr>
      <w:bookmarkStart w:id="312" w:name="test-the-application-4"/>
      <w:bookmarkEnd w:id="311"/>
      <w:r>
        <w:t>Test the Application</w:t>
      </w:r>
    </w:p>
    <w:p w14:paraId="2F3D3971" w14:textId="77777777" w:rsidR="00EC375C" w:rsidRDefault="009352C4">
      <w:pPr>
        <w:pStyle w:val="Compact"/>
        <w:numPr>
          <w:ilvl w:val="0"/>
          <w:numId w:val="89"/>
        </w:numPr>
      </w:pPr>
      <w:r>
        <w:t>Open the Azure Portal</w:t>
      </w:r>
    </w:p>
    <w:p w14:paraId="5AD167A3" w14:textId="77777777" w:rsidR="00EC375C" w:rsidRDefault="009352C4">
      <w:pPr>
        <w:pStyle w:val="Compact"/>
        <w:numPr>
          <w:ilvl w:val="0"/>
          <w:numId w:val="89"/>
        </w:numPr>
      </w:pPr>
      <w:r>
        <w:t>Browse to the `` app service</w:t>
      </w:r>
    </w:p>
    <w:p w14:paraId="2E81ABE9" w14:textId="77777777" w:rsidR="00EC375C" w:rsidRDefault="009352C4">
      <w:pPr>
        <w:pStyle w:val="Compact"/>
        <w:numPr>
          <w:ilvl w:val="0"/>
          <w:numId w:val="89"/>
        </w:numPr>
      </w:pPr>
      <w:r>
        <w:t xml:space="preserve">Under </w:t>
      </w:r>
      <w:r>
        <w:rPr>
          <w:b/>
          <w:bCs/>
        </w:rPr>
        <w:t>Settings</w:t>
      </w:r>
      <w:r>
        <w:t xml:space="preserve">, select </w:t>
      </w:r>
      <w:r>
        <w:rPr>
          <w:b/>
          <w:bCs/>
        </w:rPr>
        <w:t>Configuration</w:t>
      </w:r>
    </w:p>
    <w:p w14:paraId="3FACDF5D" w14:textId="77777777" w:rsidR="00EC375C" w:rsidRDefault="009352C4">
      <w:pPr>
        <w:pStyle w:val="Compact"/>
        <w:numPr>
          <w:ilvl w:val="0"/>
          <w:numId w:val="89"/>
        </w:numPr>
      </w:pPr>
      <w:r>
        <w:t xml:space="preserve">Select the </w:t>
      </w:r>
      <w:r>
        <w:rPr>
          <w:b/>
          <w:bCs/>
        </w:rPr>
        <w:t>General settings</w:t>
      </w:r>
      <w:r>
        <w:t xml:space="preserve"> tab</w:t>
      </w:r>
    </w:p>
    <w:p w14:paraId="6601C4D4" w14:textId="77777777" w:rsidR="00EC375C" w:rsidRDefault="009352C4">
      <w:pPr>
        <w:pStyle w:val="Compact"/>
        <w:numPr>
          <w:ilvl w:val="0"/>
          <w:numId w:val="89"/>
        </w:numPr>
      </w:pPr>
      <w:r>
        <w:t xml:space="preserve">For the stack, select </w:t>
      </w:r>
      <w:r>
        <w:rPr>
          <w:b/>
          <w:bCs/>
        </w:rPr>
        <w:t>PHP</w:t>
      </w:r>
    </w:p>
    <w:p w14:paraId="6CE8F53F" w14:textId="77777777" w:rsidR="00EC375C" w:rsidRDefault="009352C4">
      <w:pPr>
        <w:pStyle w:val="Compact"/>
        <w:numPr>
          <w:ilvl w:val="0"/>
          <w:numId w:val="89"/>
        </w:numPr>
      </w:pPr>
      <w:r>
        <w:t xml:space="preserve">For the php version, select </w:t>
      </w:r>
      <w:r>
        <w:rPr>
          <w:b/>
          <w:bCs/>
        </w:rPr>
        <w:t>7.4</w:t>
      </w:r>
    </w:p>
    <w:p w14:paraId="401551DF" w14:textId="77777777" w:rsidR="00EC375C" w:rsidRDefault="009352C4">
      <w:pPr>
        <w:pStyle w:val="Compact"/>
        <w:numPr>
          <w:ilvl w:val="0"/>
          <w:numId w:val="89"/>
        </w:numPr>
      </w:pPr>
      <w:r>
        <w:t xml:space="preserve">Select </w:t>
      </w:r>
      <w:r>
        <w:rPr>
          <w:b/>
          <w:bCs/>
        </w:rPr>
        <w:t>Save</w:t>
      </w:r>
    </w:p>
    <w:p w14:paraId="0CF2A5B7" w14:textId="77777777" w:rsidR="00EC375C" w:rsidRDefault="009352C4">
      <w:pPr>
        <w:pStyle w:val="Compact"/>
        <w:numPr>
          <w:ilvl w:val="0"/>
          <w:numId w:val="89"/>
        </w:numPr>
      </w:pPr>
      <w:r>
        <w:t xml:space="preserve">Browse to </w:t>
      </w:r>
      <w:r>
        <w:rPr>
          <w:rStyle w:val="VerbatimChar"/>
        </w:rPr>
        <w:t>https://mysqldevSUFFIX.azurewebsites.net/default.php</w:t>
      </w:r>
      <w:r>
        <w:t xml:space="preserve">, you should see </w:t>
      </w:r>
      <w:r>
        <w:rPr>
          <w:rStyle w:val="VerbatimChar"/>
        </w:rPr>
        <w:t>Hello World</w:t>
      </w:r>
    </w:p>
    <w:p w14:paraId="53CC1ED1" w14:textId="77777777" w:rsidR="00EC375C" w:rsidRDefault="009352C4">
      <w:pPr>
        <w:pStyle w:val="Compact"/>
        <w:numPr>
          <w:ilvl w:val="0"/>
          <w:numId w:val="89"/>
        </w:numPr>
      </w:pPr>
      <w:r>
        <w:t xml:space="preserve">Browse to </w:t>
      </w:r>
      <w:r>
        <w:rPr>
          <w:rStyle w:val="VerbatimChar"/>
        </w:rPr>
        <w:t>https://mysqldevSUFFIX.azurewebsites.net/database.php</w:t>
      </w:r>
      <w:r>
        <w:t>, you should get an error. This is because the connection details were embedded in the php file.</w:t>
      </w:r>
    </w:p>
    <w:p w14:paraId="58C720C0" w14:textId="77777777" w:rsidR="00EC375C" w:rsidRDefault="009352C4">
      <w:pPr>
        <w:pStyle w:val="Heading3"/>
      </w:pPr>
      <w:bookmarkStart w:id="313" w:name="migrate-the-database"/>
      <w:bookmarkEnd w:id="312"/>
      <w:r>
        <w:t>Migrate the Database</w:t>
      </w:r>
    </w:p>
    <w:p w14:paraId="6A404402" w14:textId="77777777" w:rsidR="00EC375C" w:rsidRDefault="009352C4">
      <w:pPr>
        <w:pStyle w:val="Compact"/>
        <w:numPr>
          <w:ilvl w:val="0"/>
          <w:numId w:val="90"/>
        </w:numPr>
      </w:pPr>
      <w:r>
        <w:t>In the virtual machine, open the MySQL Workbench</w:t>
      </w:r>
    </w:p>
    <w:p w14:paraId="3E7DEDE6" w14:textId="77777777" w:rsidR="00EC375C" w:rsidRDefault="009352C4">
      <w:pPr>
        <w:pStyle w:val="Compact"/>
        <w:numPr>
          <w:ilvl w:val="0"/>
          <w:numId w:val="90"/>
        </w:numPr>
      </w:pPr>
      <w:r>
        <w:t>Connect to the local instance</w:t>
      </w:r>
    </w:p>
    <w:p w14:paraId="001C5CFC" w14:textId="77777777" w:rsidR="00EC375C" w:rsidRDefault="009352C4">
      <w:pPr>
        <w:pStyle w:val="Compact"/>
        <w:numPr>
          <w:ilvl w:val="0"/>
          <w:numId w:val="90"/>
        </w:numPr>
      </w:pPr>
      <w:r>
        <w:t xml:space="preserve">Export the </w:t>
      </w:r>
      <w:r>
        <w:rPr>
          <w:rStyle w:val="VerbatimChar"/>
        </w:rPr>
        <w:t>ContosoCoffee</w:t>
      </w:r>
      <w:r>
        <w:t xml:space="preserve"> database</w:t>
      </w:r>
    </w:p>
    <w:p w14:paraId="5B27ED83" w14:textId="77777777" w:rsidR="00EC375C" w:rsidRDefault="009352C4">
      <w:pPr>
        <w:pStyle w:val="Compact"/>
        <w:numPr>
          <w:ilvl w:val="1"/>
          <w:numId w:val="91"/>
        </w:numPr>
      </w:pPr>
      <w:r>
        <w:t xml:space="preserve">Select </w:t>
      </w:r>
      <w:r>
        <w:rPr>
          <w:b/>
          <w:bCs/>
        </w:rPr>
        <w:t>Server-&gt;Data Export</w:t>
      </w:r>
    </w:p>
    <w:p w14:paraId="25CF9CC0" w14:textId="77777777" w:rsidR="00EC375C" w:rsidRDefault="009352C4">
      <w:pPr>
        <w:pStyle w:val="Compact"/>
        <w:numPr>
          <w:ilvl w:val="1"/>
          <w:numId w:val="91"/>
        </w:numPr>
      </w:pPr>
      <w:r>
        <w:t xml:space="preserve">Select the </w:t>
      </w:r>
      <w:r>
        <w:rPr>
          <w:b/>
          <w:bCs/>
        </w:rPr>
        <w:t>contosocoffee</w:t>
      </w:r>
      <w:r>
        <w:t xml:space="preserve"> schema</w:t>
      </w:r>
    </w:p>
    <w:p w14:paraId="28BD31AA" w14:textId="77777777" w:rsidR="00EC375C" w:rsidRDefault="009352C4">
      <w:pPr>
        <w:pStyle w:val="Compact"/>
        <w:numPr>
          <w:ilvl w:val="1"/>
          <w:numId w:val="91"/>
        </w:numPr>
      </w:pPr>
      <w:r>
        <w:t>Select the following:</w:t>
      </w:r>
    </w:p>
    <w:p w14:paraId="7D271E45" w14:textId="77777777" w:rsidR="00EC375C" w:rsidRDefault="009352C4">
      <w:pPr>
        <w:pStyle w:val="Compact"/>
        <w:numPr>
          <w:ilvl w:val="2"/>
          <w:numId w:val="92"/>
        </w:numPr>
      </w:pPr>
      <w:r>
        <w:t>Dump Stored Procedures and Functions</w:t>
      </w:r>
    </w:p>
    <w:p w14:paraId="60C14343" w14:textId="77777777" w:rsidR="00EC375C" w:rsidRDefault="009352C4">
      <w:pPr>
        <w:pStyle w:val="Compact"/>
        <w:numPr>
          <w:ilvl w:val="2"/>
          <w:numId w:val="92"/>
        </w:numPr>
      </w:pPr>
      <w:r>
        <w:t>Dump Events</w:t>
      </w:r>
    </w:p>
    <w:p w14:paraId="713E4777" w14:textId="77777777" w:rsidR="00EC375C" w:rsidRDefault="009352C4">
      <w:pPr>
        <w:pStyle w:val="Compact"/>
        <w:numPr>
          <w:ilvl w:val="2"/>
          <w:numId w:val="92"/>
        </w:numPr>
      </w:pPr>
      <w:r>
        <w:t>Dump Triggers</w:t>
      </w:r>
    </w:p>
    <w:p w14:paraId="7D48902C" w14:textId="77777777" w:rsidR="00EC375C" w:rsidRDefault="009352C4">
      <w:pPr>
        <w:pStyle w:val="Compact"/>
        <w:numPr>
          <w:ilvl w:val="1"/>
          <w:numId w:val="91"/>
        </w:numPr>
      </w:pPr>
      <w:r>
        <w:t xml:space="preserve">For the project folder, type </w:t>
      </w:r>
      <w:r>
        <w:rPr>
          <w:rStyle w:val="VerbatimChar"/>
        </w:rPr>
        <w:t>C:\temp\ContosoCoffee\export</w:t>
      </w:r>
    </w:p>
    <w:p w14:paraId="63CFD035" w14:textId="77777777" w:rsidR="00EC375C" w:rsidRDefault="009352C4">
      <w:pPr>
        <w:pStyle w:val="Compact"/>
        <w:numPr>
          <w:ilvl w:val="1"/>
          <w:numId w:val="91"/>
        </w:numPr>
      </w:pPr>
      <w:r>
        <w:t xml:space="preserve">Select </w:t>
      </w:r>
      <w:r>
        <w:rPr>
          <w:b/>
          <w:bCs/>
        </w:rPr>
        <w:t>Start Export</w:t>
      </w:r>
      <w:r>
        <w:t>, you should now see several files in the target folder</w:t>
      </w:r>
    </w:p>
    <w:p w14:paraId="36737492" w14:textId="77777777" w:rsidR="00EC375C" w:rsidRDefault="009352C4">
      <w:pPr>
        <w:pStyle w:val="Compact"/>
        <w:numPr>
          <w:ilvl w:val="0"/>
          <w:numId w:val="90"/>
        </w:numPr>
      </w:pPr>
      <w:r>
        <w:t>Connect to the Azure MySQL instance</w:t>
      </w:r>
    </w:p>
    <w:p w14:paraId="064BCD6C" w14:textId="77777777" w:rsidR="00EC375C" w:rsidRDefault="009352C4">
      <w:pPr>
        <w:pStyle w:val="Compact"/>
        <w:numPr>
          <w:ilvl w:val="1"/>
          <w:numId w:val="93"/>
        </w:numPr>
      </w:pPr>
      <w:r>
        <w:t xml:space="preserve">Select </w:t>
      </w:r>
      <w:r>
        <w:rPr>
          <w:b/>
          <w:bCs/>
        </w:rPr>
        <w:t>Database-&gt;Connect to database</w:t>
      </w:r>
    </w:p>
    <w:p w14:paraId="25146D8C" w14:textId="77777777" w:rsidR="00EC375C" w:rsidRDefault="009352C4">
      <w:pPr>
        <w:pStyle w:val="Compact"/>
        <w:numPr>
          <w:ilvl w:val="1"/>
          <w:numId w:val="93"/>
        </w:numPr>
      </w:pPr>
      <w:r>
        <w:t xml:space="preserve">For the hostname, type the dns of the Azure Database for MySQL server (ex </w:t>
      </w:r>
      <w:r>
        <w:rPr>
          <w:rStyle w:val="VerbatimChar"/>
        </w:rPr>
        <w:t>mysqldevSUFFIX.mysql.database.azure.com</w:t>
      </w:r>
      <w:r>
        <w:t>)</w:t>
      </w:r>
    </w:p>
    <w:p w14:paraId="1BBB4803" w14:textId="77777777" w:rsidR="00EC375C" w:rsidRDefault="009352C4">
      <w:pPr>
        <w:pStyle w:val="Compact"/>
        <w:numPr>
          <w:ilvl w:val="1"/>
          <w:numId w:val="93"/>
        </w:numPr>
      </w:pPr>
      <w:r>
        <w:t xml:space="preserve">For the username, type </w:t>
      </w:r>
      <w:r>
        <w:rPr>
          <w:b/>
          <w:bCs/>
        </w:rPr>
        <w:t>wsuser@mysqldevSUFFIX</w:t>
      </w:r>
    </w:p>
    <w:p w14:paraId="7AC65EBF" w14:textId="77777777" w:rsidR="00EC375C" w:rsidRDefault="009352C4">
      <w:pPr>
        <w:pStyle w:val="Compact"/>
        <w:numPr>
          <w:ilvl w:val="1"/>
          <w:numId w:val="93"/>
        </w:numPr>
      </w:pPr>
      <w:r>
        <w:t xml:space="preserve">For the password type </w:t>
      </w:r>
      <w:r>
        <w:rPr>
          <w:b/>
          <w:bCs/>
        </w:rPr>
        <w:t>Solliance123</w:t>
      </w:r>
    </w:p>
    <w:p w14:paraId="272DC66A" w14:textId="77777777" w:rsidR="00EC375C" w:rsidRDefault="009352C4">
      <w:pPr>
        <w:pStyle w:val="Compact"/>
        <w:numPr>
          <w:ilvl w:val="1"/>
          <w:numId w:val="93"/>
        </w:numPr>
      </w:pPr>
      <w:r>
        <w:t xml:space="preserve">Select </w:t>
      </w:r>
      <w:r>
        <w:rPr>
          <w:b/>
          <w:bCs/>
        </w:rPr>
        <w:t>OK</w:t>
      </w:r>
    </w:p>
    <w:p w14:paraId="2221A242" w14:textId="77777777" w:rsidR="00EC375C" w:rsidRDefault="009352C4">
      <w:pPr>
        <w:pStyle w:val="Compact"/>
        <w:numPr>
          <w:ilvl w:val="0"/>
          <w:numId w:val="90"/>
        </w:numPr>
      </w:pPr>
      <w:r>
        <w:t>Import the backup</w:t>
      </w:r>
    </w:p>
    <w:p w14:paraId="7F5A77F8" w14:textId="77777777" w:rsidR="00EC375C" w:rsidRDefault="009352C4">
      <w:pPr>
        <w:pStyle w:val="Compact"/>
        <w:numPr>
          <w:ilvl w:val="1"/>
          <w:numId w:val="94"/>
        </w:numPr>
      </w:pPr>
      <w:r>
        <w:t xml:space="preserve">Select </w:t>
      </w:r>
      <w:r>
        <w:rPr>
          <w:b/>
          <w:bCs/>
        </w:rPr>
        <w:t>Server-&gt;Data Import</w:t>
      </w:r>
    </w:p>
    <w:p w14:paraId="4CB95590" w14:textId="77777777" w:rsidR="00EC375C" w:rsidRDefault="009352C4">
      <w:pPr>
        <w:pStyle w:val="Compact"/>
        <w:numPr>
          <w:ilvl w:val="1"/>
          <w:numId w:val="94"/>
        </w:numPr>
      </w:pPr>
      <w:r>
        <w:t xml:space="preserve">For the project folder, type </w:t>
      </w:r>
      <w:r>
        <w:rPr>
          <w:rStyle w:val="VerbatimChar"/>
        </w:rPr>
        <w:t>C:\temp\ContosoCoffee\export</w:t>
      </w:r>
    </w:p>
    <w:p w14:paraId="7D144183" w14:textId="77777777" w:rsidR="00EC375C" w:rsidRDefault="009352C4">
      <w:pPr>
        <w:pStyle w:val="Compact"/>
        <w:numPr>
          <w:ilvl w:val="1"/>
          <w:numId w:val="94"/>
        </w:numPr>
      </w:pPr>
      <w:r>
        <w:t xml:space="preserve">Select </w:t>
      </w:r>
      <w:r>
        <w:rPr>
          <w:b/>
          <w:bCs/>
        </w:rPr>
        <w:t>Load folder contents</w:t>
      </w:r>
    </w:p>
    <w:p w14:paraId="0D223461" w14:textId="77777777" w:rsidR="00EC375C" w:rsidRDefault="009352C4">
      <w:pPr>
        <w:pStyle w:val="Compact"/>
        <w:numPr>
          <w:ilvl w:val="1"/>
          <w:numId w:val="94"/>
        </w:numPr>
      </w:pPr>
      <w:r>
        <w:t xml:space="preserve">For the default target schema, select </w:t>
      </w:r>
      <w:r>
        <w:rPr>
          <w:b/>
          <w:bCs/>
        </w:rPr>
        <w:t>New</w:t>
      </w:r>
    </w:p>
    <w:p w14:paraId="74403564" w14:textId="77777777" w:rsidR="00EC375C" w:rsidRDefault="009352C4">
      <w:pPr>
        <w:pStyle w:val="Compact"/>
        <w:numPr>
          <w:ilvl w:val="1"/>
          <w:numId w:val="94"/>
        </w:numPr>
      </w:pPr>
      <w:r>
        <w:t xml:space="preserve">For the name, type </w:t>
      </w:r>
      <w:r>
        <w:rPr>
          <w:b/>
          <w:bCs/>
        </w:rPr>
        <w:t>ContosoCoffee</w:t>
      </w:r>
      <w:r>
        <w:t xml:space="preserve">, then select </w:t>
      </w:r>
      <w:r>
        <w:rPr>
          <w:b/>
          <w:bCs/>
        </w:rPr>
        <w:t>OK</w:t>
      </w:r>
    </w:p>
    <w:p w14:paraId="5E4D3A75" w14:textId="77777777" w:rsidR="00EC375C" w:rsidRDefault="009352C4">
      <w:pPr>
        <w:pStyle w:val="Compact"/>
        <w:numPr>
          <w:ilvl w:val="1"/>
          <w:numId w:val="94"/>
        </w:numPr>
      </w:pPr>
      <w:r>
        <w:t xml:space="preserve">Select </w:t>
      </w:r>
      <w:r>
        <w:rPr>
          <w:b/>
          <w:bCs/>
        </w:rPr>
        <w:t>Start Import</w:t>
      </w:r>
    </w:p>
    <w:p w14:paraId="53C88188" w14:textId="77777777" w:rsidR="00EC375C" w:rsidRDefault="009352C4">
      <w:pPr>
        <w:pStyle w:val="Heading2"/>
      </w:pPr>
      <w:bookmarkStart w:id="314" w:name="_Toc91505046"/>
      <w:bookmarkStart w:id="315" w:name="update-the-connection-string"/>
      <w:bookmarkEnd w:id="310"/>
      <w:bookmarkEnd w:id="313"/>
      <w:r>
        <w:t>Update the connection string</w:t>
      </w:r>
      <w:bookmarkEnd w:id="314"/>
    </w:p>
    <w:p w14:paraId="4E1E0EE1" w14:textId="77777777" w:rsidR="00EC375C" w:rsidRDefault="009352C4">
      <w:pPr>
        <w:pStyle w:val="Compact"/>
        <w:numPr>
          <w:ilvl w:val="0"/>
          <w:numId w:val="95"/>
        </w:numPr>
      </w:pPr>
      <w:r>
        <w:t>Switch to the Azure Portal</w:t>
      </w:r>
    </w:p>
    <w:p w14:paraId="722DAAB9" w14:textId="77777777" w:rsidR="00EC375C" w:rsidRDefault="009352C4">
      <w:pPr>
        <w:pStyle w:val="Compact"/>
        <w:numPr>
          <w:ilvl w:val="0"/>
          <w:numId w:val="95"/>
        </w:numPr>
      </w:pPr>
      <w:r>
        <w:t xml:space="preserve">Browse to the </w:t>
      </w:r>
      <w:r>
        <w:rPr>
          <w:b/>
          <w:bCs/>
        </w:rPr>
        <w:t>mysqldevSUFFIX</w:t>
      </w:r>
      <w:r>
        <w:t xml:space="preserve"> web application</w:t>
      </w:r>
    </w:p>
    <w:p w14:paraId="5CFB6501" w14:textId="77777777" w:rsidR="00EC375C" w:rsidRDefault="009352C4">
      <w:pPr>
        <w:pStyle w:val="Compact"/>
        <w:numPr>
          <w:ilvl w:val="0"/>
          <w:numId w:val="95"/>
        </w:numPr>
      </w:pPr>
      <w:r>
        <w:t xml:space="preserve">Under </w:t>
      </w:r>
      <w:r>
        <w:rPr>
          <w:b/>
          <w:bCs/>
        </w:rPr>
        <w:t>Development Tools</w:t>
      </w:r>
      <w:r>
        <w:t xml:space="preserve">, select </w:t>
      </w:r>
      <w:r>
        <w:rPr>
          <w:b/>
          <w:bCs/>
        </w:rPr>
        <w:t>Advanced Tools</w:t>
      </w:r>
    </w:p>
    <w:p w14:paraId="335EC37C" w14:textId="77777777" w:rsidR="00EC375C" w:rsidRDefault="009352C4">
      <w:pPr>
        <w:pStyle w:val="Compact"/>
        <w:numPr>
          <w:ilvl w:val="0"/>
          <w:numId w:val="95"/>
        </w:numPr>
      </w:pPr>
      <w:r>
        <w:t xml:space="preserve">Select </w:t>
      </w:r>
      <w:r>
        <w:rPr>
          <w:b/>
          <w:bCs/>
        </w:rPr>
        <w:t>Go-&gt;</w:t>
      </w:r>
    </w:p>
    <w:p w14:paraId="557E4A02" w14:textId="77777777" w:rsidR="00EC375C" w:rsidRDefault="009352C4">
      <w:pPr>
        <w:pStyle w:val="Compact"/>
        <w:numPr>
          <w:ilvl w:val="0"/>
          <w:numId w:val="95"/>
        </w:numPr>
      </w:pPr>
      <w:r>
        <w:t xml:space="preserve">Select </w:t>
      </w:r>
      <w:r>
        <w:rPr>
          <w:b/>
          <w:bCs/>
        </w:rPr>
        <w:t>Debug console-&gt;CMD</w:t>
      </w:r>
    </w:p>
    <w:p w14:paraId="68EA0006" w14:textId="77777777" w:rsidR="00EC375C" w:rsidRDefault="009352C4">
      <w:pPr>
        <w:pStyle w:val="Compact"/>
        <w:numPr>
          <w:ilvl w:val="0"/>
          <w:numId w:val="95"/>
        </w:numPr>
      </w:pPr>
      <w:r>
        <w:t xml:space="preserve">Browse to </w:t>
      </w:r>
      <w:r>
        <w:rPr>
          <w:b/>
          <w:bCs/>
        </w:rPr>
        <w:t>site-.wwwroot</w:t>
      </w:r>
    </w:p>
    <w:p w14:paraId="740FC317" w14:textId="77777777" w:rsidR="00EC375C" w:rsidRDefault="009352C4">
      <w:pPr>
        <w:pStyle w:val="Compact"/>
        <w:numPr>
          <w:ilvl w:val="0"/>
          <w:numId w:val="95"/>
        </w:numPr>
      </w:pPr>
      <w:r>
        <w:t xml:space="preserve">Select the </w:t>
      </w:r>
      <w:r>
        <w:rPr>
          <w:b/>
          <w:bCs/>
        </w:rPr>
        <w:t>edit</w:t>
      </w:r>
      <w:r>
        <w:t xml:space="preserve"> button for the </w:t>
      </w:r>
      <w:r>
        <w:rPr>
          <w:rStyle w:val="VerbatimChar"/>
        </w:rPr>
        <w:t>database.php</w:t>
      </w:r>
      <w:r>
        <w:t xml:space="preserve"> file</w:t>
      </w:r>
    </w:p>
    <w:p w14:paraId="1BBC2C30" w14:textId="77777777" w:rsidR="00EC375C" w:rsidRDefault="009352C4">
      <w:pPr>
        <w:pStyle w:val="Compact"/>
        <w:numPr>
          <w:ilvl w:val="0"/>
          <w:numId w:val="95"/>
        </w:numPr>
      </w:pPr>
      <w:r>
        <w:t xml:space="preserve">Set the servername variable to </w:t>
      </w:r>
      <w:r>
        <w:rPr>
          <w:rStyle w:val="VerbatimChar"/>
        </w:rPr>
        <w:t>mysqldevSUFFIX.mysql.database.azure.com</w:t>
      </w:r>
    </w:p>
    <w:p w14:paraId="1CF7F765" w14:textId="77777777" w:rsidR="00EC375C" w:rsidRDefault="009352C4">
      <w:pPr>
        <w:pStyle w:val="Compact"/>
        <w:numPr>
          <w:ilvl w:val="0"/>
          <w:numId w:val="95"/>
        </w:numPr>
      </w:pPr>
      <w:r>
        <w:t xml:space="preserve">Set the username to </w:t>
      </w:r>
      <w:r>
        <w:rPr>
          <w:rStyle w:val="VerbatimChar"/>
        </w:rPr>
        <w:t>wsuser@mysqldevSUFFIX</w:t>
      </w:r>
    </w:p>
    <w:p w14:paraId="6FDA9BE1" w14:textId="77777777" w:rsidR="00EC375C" w:rsidRDefault="009352C4">
      <w:pPr>
        <w:pStyle w:val="Compact"/>
        <w:numPr>
          <w:ilvl w:val="0"/>
          <w:numId w:val="95"/>
        </w:numPr>
      </w:pPr>
      <w:r>
        <w:t xml:space="preserve">Set the password to </w:t>
      </w:r>
      <w:r>
        <w:rPr>
          <w:rStyle w:val="VerbatimChar"/>
        </w:rPr>
        <w:t>Solliance123</w:t>
      </w:r>
    </w:p>
    <w:p w14:paraId="309AFDCD" w14:textId="77777777" w:rsidR="00EC375C" w:rsidRDefault="009352C4">
      <w:pPr>
        <w:pStyle w:val="Compact"/>
        <w:numPr>
          <w:ilvl w:val="0"/>
          <w:numId w:val="95"/>
        </w:numPr>
      </w:pPr>
      <w:r>
        <w:t xml:space="preserve">Select </w:t>
      </w:r>
      <w:r>
        <w:rPr>
          <w:b/>
          <w:bCs/>
        </w:rPr>
        <w:t>Save</w:t>
      </w:r>
    </w:p>
    <w:p w14:paraId="45076D13" w14:textId="77777777" w:rsidR="00EC375C" w:rsidRDefault="009352C4">
      <w:pPr>
        <w:pStyle w:val="Heading2"/>
      </w:pPr>
      <w:bookmarkStart w:id="316" w:name="_Toc91505047"/>
      <w:bookmarkStart w:id="317" w:name="test-new-settings-1"/>
      <w:bookmarkEnd w:id="315"/>
      <w:r>
        <w:t>Test new settings #1</w:t>
      </w:r>
      <w:bookmarkEnd w:id="316"/>
    </w:p>
    <w:p w14:paraId="48F0564E" w14:textId="77777777" w:rsidR="00EC375C" w:rsidRDefault="009352C4">
      <w:pPr>
        <w:pStyle w:val="Compact"/>
        <w:numPr>
          <w:ilvl w:val="0"/>
          <w:numId w:val="96"/>
        </w:numPr>
      </w:pPr>
      <w:r>
        <w:t xml:space="preserve">Browse to </w:t>
      </w:r>
      <w:r>
        <w:rPr>
          <w:rStyle w:val="VerbatimChar"/>
        </w:rPr>
        <w:t>https://mysqldevSUFFIX.azurewebsites.net/database.php</w:t>
      </w:r>
      <w:r>
        <w:t>, you should get an error about SSL settings.</w:t>
      </w:r>
    </w:p>
    <w:p w14:paraId="472BD776" w14:textId="77777777" w:rsidR="00EC375C" w:rsidRDefault="009352C4">
      <w:pPr>
        <w:pStyle w:val="Heading2"/>
      </w:pPr>
      <w:bookmarkStart w:id="318" w:name="_Toc91505048"/>
      <w:bookmarkStart w:id="319" w:name="fix-ssl-error"/>
      <w:bookmarkEnd w:id="317"/>
      <w:r>
        <w:t>Fix SSL error</w:t>
      </w:r>
      <w:bookmarkEnd w:id="318"/>
    </w:p>
    <w:p w14:paraId="77F59DA2" w14:textId="77777777" w:rsidR="00EC375C" w:rsidRDefault="009352C4">
      <w:pPr>
        <w:numPr>
          <w:ilvl w:val="0"/>
          <w:numId w:val="97"/>
        </w:numPr>
      </w:pPr>
      <w:r>
        <w:t xml:space="preserve">Download the </w:t>
      </w:r>
      <w:r>
        <w:rPr>
          <w:rStyle w:val="VerbatimChar"/>
        </w:rPr>
        <w:t>https://dl.cacerts.digicert.com/DigiCertGlobalRootCA.crt.pem</w:t>
      </w:r>
      <w:r>
        <w:t xml:space="preserve"> certificate</w:t>
      </w:r>
    </w:p>
    <w:p w14:paraId="24AD52E7" w14:textId="77777777" w:rsidR="00EC375C" w:rsidRDefault="009352C4">
      <w:pPr>
        <w:numPr>
          <w:ilvl w:val="0"/>
          <w:numId w:val="97"/>
        </w:numPr>
      </w:pPr>
      <w:r>
        <w:t>Switch back to the kudo window</w:t>
      </w:r>
    </w:p>
    <w:p w14:paraId="285235EC" w14:textId="77777777" w:rsidR="00EC375C" w:rsidRDefault="009352C4">
      <w:pPr>
        <w:numPr>
          <w:ilvl w:val="0"/>
          <w:numId w:val="97"/>
        </w:numPr>
      </w:pPr>
      <w:r>
        <w:t xml:space="preserve">Drag the </w:t>
      </w:r>
      <w:r>
        <w:rPr>
          <w:b/>
          <w:bCs/>
        </w:rPr>
        <w:t>DigiCertGlobalRootCA.crt.pem</w:t>
      </w:r>
      <w:r>
        <w:t xml:space="preserve"> into the window to upload it</w:t>
      </w:r>
    </w:p>
    <w:p w14:paraId="74EB5594" w14:textId="77777777" w:rsidR="00EC375C" w:rsidRDefault="009352C4">
      <w:pPr>
        <w:numPr>
          <w:ilvl w:val="0"/>
          <w:numId w:val="97"/>
        </w:numPr>
      </w:pPr>
      <w:r>
        <w:t xml:space="preserve">Select the </w:t>
      </w:r>
      <w:r>
        <w:rPr>
          <w:b/>
          <w:bCs/>
        </w:rPr>
        <w:t>edit</w:t>
      </w:r>
      <w:r>
        <w:t xml:space="preserve"> button for the </w:t>
      </w:r>
      <w:r>
        <w:rPr>
          <w:rStyle w:val="VerbatimChar"/>
        </w:rPr>
        <w:t>database.php</w:t>
      </w:r>
      <w:r>
        <w:t xml:space="preserve"> file</w:t>
      </w:r>
    </w:p>
    <w:p w14:paraId="033F0D79" w14:textId="77777777" w:rsidR="00EC375C" w:rsidRDefault="009352C4">
      <w:pPr>
        <w:numPr>
          <w:ilvl w:val="0"/>
          <w:numId w:val="97"/>
        </w:numPr>
      </w:pPr>
      <w:r>
        <w:t xml:space="preserve">Update the database connection to use ssl by adding the </w:t>
      </w:r>
      <w:r>
        <w:rPr>
          <w:rStyle w:val="VerbatimChar"/>
        </w:rPr>
        <w:t>mysqli_ssl_set</w:t>
      </w:r>
      <w:r>
        <w:t xml:space="preserve"> method before the </w:t>
      </w:r>
      <w:r>
        <w:rPr>
          <w:rStyle w:val="VerbatimChar"/>
        </w:rPr>
        <w:t>mysqli_real_connect</w:t>
      </w:r>
      <w:r>
        <w:t xml:space="preserve"> method:</w:t>
      </w:r>
    </w:p>
    <w:p w14:paraId="24F4946E" w14:textId="77777777" w:rsidR="00EC375C" w:rsidRDefault="009352C4">
      <w:pPr>
        <w:pStyle w:val="TOCHeading"/>
        <w:numPr>
          <w:ilvl w:val="0"/>
          <w:numId w:val="1"/>
        </w:numPr>
      </w:pPr>
      <w:r>
        <w:rPr>
          <w:rStyle w:val="FunctionTok"/>
        </w:rPr>
        <w:t>mysqli_ssl_set</w:t>
      </w:r>
      <w:r>
        <w:rPr>
          <w:rStyle w:val="NormalTok"/>
        </w:rPr>
        <w:t>(</w:t>
      </w:r>
      <w:r>
        <w:rPr>
          <w:rStyle w:val="VariableTok"/>
        </w:rPr>
        <w:t>$conn</w:t>
      </w:r>
      <w:r>
        <w:rPr>
          <w:rStyle w:val="OtherTok"/>
        </w:rPr>
        <w:t>,</w:t>
      </w:r>
      <w:r>
        <w:rPr>
          <w:rStyle w:val="KeywordTok"/>
        </w:rPr>
        <w:t>NULL</w:t>
      </w:r>
      <w:r>
        <w:rPr>
          <w:rStyle w:val="OtherTok"/>
        </w:rPr>
        <w:t>,</w:t>
      </w:r>
      <w:r>
        <w:rPr>
          <w:rStyle w:val="KeywordTok"/>
        </w:rPr>
        <w:t>NULL</w:t>
      </w:r>
      <w:r>
        <w:rPr>
          <w:rStyle w:val="OtherTok"/>
        </w:rPr>
        <w:t>,</w:t>
      </w:r>
      <w:r>
        <w:rPr>
          <w:rStyle w:val="NormalTok"/>
        </w:rPr>
        <w:t xml:space="preserve"> </w:t>
      </w:r>
      <w:r>
        <w:rPr>
          <w:rStyle w:val="StringTok"/>
        </w:rPr>
        <w:t>"DigiCertGlobalRootCA.crt.pem"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55EEFFA7" w14:textId="77777777" w:rsidR="00EC375C" w:rsidRDefault="009352C4">
      <w:pPr>
        <w:numPr>
          <w:ilvl w:val="0"/>
          <w:numId w:val="97"/>
        </w:numPr>
      </w:pPr>
      <w:r>
        <w:t xml:space="preserve">Select </w:t>
      </w:r>
      <w:r>
        <w:rPr>
          <w:b/>
          <w:bCs/>
        </w:rPr>
        <w:t>Save</w:t>
      </w:r>
    </w:p>
    <w:p w14:paraId="4CD28348" w14:textId="77777777" w:rsidR="00EC375C" w:rsidRDefault="009352C4">
      <w:pPr>
        <w:pStyle w:val="Heading2"/>
      </w:pPr>
      <w:bookmarkStart w:id="320" w:name="_Toc91505049"/>
      <w:bookmarkStart w:id="321" w:name="test-new-settings-2"/>
      <w:bookmarkEnd w:id="319"/>
      <w:r>
        <w:t>Test new settings #2</w:t>
      </w:r>
      <w:bookmarkEnd w:id="320"/>
    </w:p>
    <w:p w14:paraId="43034449" w14:textId="77777777" w:rsidR="00EC375C" w:rsidRDefault="009352C4">
      <w:pPr>
        <w:pStyle w:val="Compact"/>
        <w:numPr>
          <w:ilvl w:val="0"/>
          <w:numId w:val="98"/>
        </w:numPr>
      </w:pPr>
      <w:r>
        <w:t xml:space="preserve">Browse to </w:t>
      </w:r>
      <w:r>
        <w:rPr>
          <w:rStyle w:val="VerbatimChar"/>
        </w:rPr>
        <w:t>https://mysqldevSUFFIX.azurewebsites.net/database.php</w:t>
      </w:r>
      <w:r>
        <w:t>, you should get your results.</w:t>
      </w:r>
    </w:p>
    <w:p w14:paraId="6F5F8A45" w14:textId="77777777" w:rsidR="00EC375C" w:rsidRDefault="009352C4">
      <w:pPr>
        <w:pStyle w:val="Heading2"/>
      </w:pPr>
      <w:bookmarkStart w:id="322" w:name="_Toc91505050"/>
      <w:bookmarkStart w:id="323" w:name="update-to-use-environment-variables"/>
      <w:bookmarkEnd w:id="321"/>
      <w:r>
        <w:t>Update to use Environment Variables</w:t>
      </w:r>
      <w:bookmarkEnd w:id="322"/>
    </w:p>
    <w:p w14:paraId="3F486C88" w14:textId="77777777" w:rsidR="00EC375C" w:rsidRDefault="009352C4">
      <w:pPr>
        <w:numPr>
          <w:ilvl w:val="0"/>
          <w:numId w:val="99"/>
        </w:numPr>
      </w:pPr>
      <w:r>
        <w:t>Putting credential in the PHP files is not a best practice, it is better to utilize environment variables for this.</w:t>
      </w:r>
    </w:p>
    <w:p w14:paraId="587873CC" w14:textId="77777777" w:rsidR="00EC375C" w:rsidRDefault="009352C4">
      <w:pPr>
        <w:numPr>
          <w:ilvl w:val="0"/>
          <w:numId w:val="99"/>
        </w:numPr>
      </w:pPr>
      <w:r>
        <w:t>Switch back to the kudo window</w:t>
      </w:r>
    </w:p>
    <w:p w14:paraId="1FFF4383" w14:textId="77777777" w:rsidR="00EC375C" w:rsidRDefault="009352C4">
      <w:pPr>
        <w:numPr>
          <w:ilvl w:val="0"/>
          <w:numId w:val="99"/>
        </w:numPr>
      </w:pPr>
      <w:r>
        <w:t xml:space="preserve">Select the </w:t>
      </w:r>
      <w:r>
        <w:rPr>
          <w:b/>
          <w:bCs/>
        </w:rPr>
        <w:t>edit</w:t>
      </w:r>
      <w:r>
        <w:t xml:space="preserve"> button for the </w:t>
      </w:r>
      <w:r>
        <w:rPr>
          <w:rStyle w:val="VerbatimChar"/>
        </w:rPr>
        <w:t>database.php</w:t>
      </w:r>
      <w:r>
        <w:t xml:space="preserve"> file:</w:t>
      </w:r>
    </w:p>
    <w:p w14:paraId="1ECDA95F" w14:textId="77777777" w:rsidR="00EC375C" w:rsidRDefault="009352C4">
      <w:pPr>
        <w:numPr>
          <w:ilvl w:val="0"/>
          <w:numId w:val="99"/>
        </w:numPr>
      </w:pPr>
      <w:r>
        <w:t>Update the connection variables to the following:</w:t>
      </w:r>
    </w:p>
    <w:p w14:paraId="52E75E81" w14:textId="77777777" w:rsidR="00EC375C" w:rsidRDefault="009352C4">
      <w:pPr>
        <w:pStyle w:val="TOCHeading"/>
        <w:numPr>
          <w:ilvl w:val="0"/>
          <w:numId w:val="1"/>
        </w:numPr>
      </w:pPr>
      <w:r>
        <w:rPr>
          <w:rStyle w:val="VariableTok"/>
        </w:rPr>
        <w:t>$servername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"APPSETTING_MYSQL_SERVERNAME"</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"APPSETTING_MYSQL_PASSWORD"</w:t>
      </w:r>
      <w:r>
        <w:rPr>
          <w:rStyle w:val="NormalTok"/>
        </w:rPr>
        <w:t>)</w:t>
      </w:r>
      <w:r>
        <w:rPr>
          <w:rStyle w:val="OtherTok"/>
        </w:rPr>
        <w:t>;</w:t>
      </w:r>
      <w:r>
        <w:br/>
      </w:r>
      <w:r>
        <w:rPr>
          <w:rStyle w:val="VariableTok"/>
        </w:rPr>
        <w:t>$dbname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"APPSETTING_MYSQL_DATABASE"</w:t>
      </w:r>
      <w:r>
        <w:rPr>
          <w:rStyle w:val="NormalTok"/>
        </w:rPr>
        <w:t>)</w:t>
      </w:r>
      <w:r>
        <w:rPr>
          <w:rStyle w:val="OtherTok"/>
        </w:rPr>
        <w:t>;</w:t>
      </w:r>
    </w:p>
    <w:p w14:paraId="11214F29" w14:textId="77777777" w:rsidR="00EC375C" w:rsidRDefault="009352C4">
      <w:pPr>
        <w:numPr>
          <w:ilvl w:val="0"/>
          <w:numId w:val="99"/>
        </w:numPr>
      </w:pPr>
      <w:r>
        <w:t>Add the environment variables to the App Service:</w:t>
      </w:r>
    </w:p>
    <w:p w14:paraId="45E698A2" w14:textId="77777777" w:rsidR="00EC375C" w:rsidRDefault="009352C4">
      <w:pPr>
        <w:pStyle w:val="Compact"/>
        <w:numPr>
          <w:ilvl w:val="1"/>
          <w:numId w:val="100"/>
        </w:numPr>
      </w:pPr>
      <w:r>
        <w:t>Browse to the Azure Portal</w:t>
      </w:r>
    </w:p>
    <w:p w14:paraId="3A7A564B" w14:textId="77777777" w:rsidR="00EC375C" w:rsidRDefault="009352C4">
      <w:pPr>
        <w:pStyle w:val="Compact"/>
        <w:numPr>
          <w:ilvl w:val="1"/>
          <w:numId w:val="100"/>
        </w:numPr>
      </w:pPr>
      <w:r>
        <w:t xml:space="preserve">Select the </w:t>
      </w:r>
      <w:r>
        <w:rPr>
          <w:b/>
          <w:bCs/>
        </w:rPr>
        <w:t>mysqldevSUFFIX</w:t>
      </w:r>
      <w:r>
        <w:t xml:space="preserve"> app service</w:t>
      </w:r>
    </w:p>
    <w:p w14:paraId="024D541D" w14:textId="77777777" w:rsidR="00EC375C" w:rsidRDefault="009352C4">
      <w:pPr>
        <w:pStyle w:val="Compact"/>
        <w:numPr>
          <w:ilvl w:val="1"/>
          <w:numId w:val="100"/>
        </w:numPr>
      </w:pPr>
      <w:r>
        <w:t xml:space="preserve">Under </w:t>
      </w:r>
      <w:r>
        <w:rPr>
          <w:b/>
          <w:bCs/>
        </w:rPr>
        <w:t>Settings</w:t>
      </w:r>
      <w:r>
        <w:t xml:space="preserve">, select </w:t>
      </w:r>
      <w:r>
        <w:rPr>
          <w:b/>
          <w:bCs/>
        </w:rPr>
        <w:t>Configuration</w:t>
      </w:r>
    </w:p>
    <w:p w14:paraId="6BA0A058" w14:textId="77777777" w:rsidR="00EC375C" w:rsidRDefault="009352C4">
      <w:pPr>
        <w:pStyle w:val="Compact"/>
        <w:numPr>
          <w:ilvl w:val="1"/>
          <w:numId w:val="100"/>
        </w:numPr>
      </w:pPr>
      <w:r>
        <w:t xml:space="preserve">Select </w:t>
      </w:r>
      <w:r>
        <w:rPr>
          <w:b/>
          <w:bCs/>
        </w:rPr>
        <w:t>New application setting</w:t>
      </w:r>
    </w:p>
    <w:p w14:paraId="0C343893" w14:textId="77777777" w:rsidR="00EC375C" w:rsidRDefault="009352C4">
      <w:pPr>
        <w:pStyle w:val="Compact"/>
        <w:numPr>
          <w:ilvl w:val="1"/>
          <w:numId w:val="100"/>
        </w:numPr>
      </w:pPr>
      <w:r>
        <w:t>Add the following:</w:t>
      </w:r>
    </w:p>
    <w:p w14:paraId="4A6B1979" w14:textId="77777777" w:rsidR="00EC375C" w:rsidRDefault="009352C4">
      <w:pPr>
        <w:pStyle w:val="Compact"/>
        <w:numPr>
          <w:ilvl w:val="2"/>
          <w:numId w:val="101"/>
        </w:numPr>
      </w:pPr>
      <w:r>
        <w:rPr>
          <w:rStyle w:val="VerbatimChar"/>
        </w:rPr>
        <w:t>MYSQL_SERVERNAME</w:t>
      </w:r>
      <w:r>
        <w:t xml:space="preserve"> = </w:t>
      </w:r>
      <w:r>
        <w:rPr>
          <w:rStyle w:val="VerbatimChar"/>
        </w:rPr>
        <w:t>mysqldevSUFFIX.mysql.database.azure.com</w:t>
      </w:r>
    </w:p>
    <w:p w14:paraId="09BD0808" w14:textId="77777777" w:rsidR="00EC375C" w:rsidRDefault="009352C4">
      <w:pPr>
        <w:pStyle w:val="Compact"/>
        <w:numPr>
          <w:ilvl w:val="2"/>
          <w:numId w:val="101"/>
        </w:numPr>
      </w:pPr>
      <w:r>
        <w:rPr>
          <w:rStyle w:val="VerbatimChar"/>
        </w:rPr>
        <w:t>MYSQL_USERNAME</w:t>
      </w:r>
      <w:r>
        <w:t xml:space="preserve"> = </w:t>
      </w:r>
      <w:r>
        <w:rPr>
          <w:rStyle w:val="VerbatimChar"/>
        </w:rPr>
        <w:t>wsuser@mysqldevSUFFIX</w:t>
      </w:r>
    </w:p>
    <w:p w14:paraId="33E9E2EA" w14:textId="77777777" w:rsidR="00EC375C" w:rsidRDefault="009352C4">
      <w:pPr>
        <w:pStyle w:val="Compact"/>
        <w:numPr>
          <w:ilvl w:val="2"/>
          <w:numId w:val="101"/>
        </w:numPr>
      </w:pPr>
      <w:r>
        <w:rPr>
          <w:rStyle w:val="VerbatimChar"/>
        </w:rPr>
        <w:t>MYSQL_PASSWORD</w:t>
      </w:r>
      <w:r>
        <w:t xml:space="preserve"> = </w:t>
      </w:r>
      <w:r>
        <w:rPr>
          <w:rStyle w:val="VerbatimChar"/>
        </w:rPr>
        <w:t>Solliance123</w:t>
      </w:r>
    </w:p>
    <w:p w14:paraId="2EB2F3D7" w14:textId="77777777" w:rsidR="00EC375C" w:rsidRDefault="009352C4">
      <w:pPr>
        <w:pStyle w:val="Compact"/>
        <w:numPr>
          <w:ilvl w:val="2"/>
          <w:numId w:val="101"/>
        </w:numPr>
      </w:pPr>
      <w:r>
        <w:rPr>
          <w:rStyle w:val="VerbatimChar"/>
        </w:rPr>
        <w:t>MYSQL_DATABASE</w:t>
      </w:r>
      <w:r>
        <w:t xml:space="preserve"> = </w:t>
      </w:r>
      <w:r>
        <w:rPr>
          <w:rStyle w:val="VerbatimChar"/>
        </w:rPr>
        <w:t>contosocoffee</w:t>
      </w:r>
    </w:p>
    <w:p w14:paraId="224147DD" w14:textId="77777777" w:rsidR="00EC375C" w:rsidRDefault="009352C4">
      <w:pPr>
        <w:pStyle w:val="Heading2"/>
      </w:pPr>
      <w:bookmarkStart w:id="324" w:name="_Toc91505051"/>
      <w:bookmarkStart w:id="325" w:name="test-new-settings-3"/>
      <w:bookmarkEnd w:id="323"/>
      <w:r>
        <w:t>Test new settings #3</w:t>
      </w:r>
      <w:bookmarkEnd w:id="324"/>
    </w:p>
    <w:p w14:paraId="3D6EAB13" w14:textId="77777777" w:rsidR="00EC375C" w:rsidRDefault="009352C4">
      <w:pPr>
        <w:pStyle w:val="Compact"/>
        <w:numPr>
          <w:ilvl w:val="0"/>
          <w:numId w:val="102"/>
        </w:numPr>
      </w:pPr>
      <w:r>
        <w:t xml:space="preserve">Browse to </w:t>
      </w:r>
      <w:r>
        <w:rPr>
          <w:rStyle w:val="VerbatimChar"/>
        </w:rPr>
        <w:t>https://mysqldevSUFFIX.azurewebsites.net/database.php</w:t>
      </w:r>
      <w:r>
        <w:t>, you should get your results.</w:t>
      </w:r>
    </w:p>
    <w:p w14:paraId="59A5BDCF" w14:textId="77777777" w:rsidR="00EC375C" w:rsidRDefault="009352C4">
      <w:pPr>
        <w:pStyle w:val="Heading2"/>
      </w:pPr>
      <w:bookmarkStart w:id="326" w:name="_Toc91505052"/>
      <w:bookmarkStart w:id="327" w:name="create-azure-key-vault-values"/>
      <w:bookmarkEnd w:id="325"/>
      <w:r>
        <w:t>Create Azure Key Vault values</w:t>
      </w:r>
      <w:bookmarkEnd w:id="326"/>
    </w:p>
    <w:p w14:paraId="466F9A19" w14:textId="77777777" w:rsidR="00EC375C" w:rsidRDefault="009352C4">
      <w:pPr>
        <w:pStyle w:val="Compact"/>
        <w:numPr>
          <w:ilvl w:val="0"/>
          <w:numId w:val="103"/>
        </w:numPr>
      </w:pPr>
      <w:r>
        <w:t>Switch to the Azure Portal</w:t>
      </w:r>
    </w:p>
    <w:p w14:paraId="42777A23" w14:textId="77777777" w:rsidR="00EC375C" w:rsidRDefault="009352C4">
      <w:pPr>
        <w:pStyle w:val="Compact"/>
        <w:numPr>
          <w:ilvl w:val="0"/>
          <w:numId w:val="103"/>
        </w:numPr>
      </w:pPr>
      <w:r>
        <w:t xml:space="preserve">Browse to the </w:t>
      </w:r>
      <w:r>
        <w:rPr>
          <w:b/>
          <w:bCs/>
        </w:rPr>
        <w:t>mysqldevSUFFIX-kv</w:t>
      </w:r>
      <w:r>
        <w:t xml:space="preserve"> Key Vault</w:t>
      </w:r>
    </w:p>
    <w:p w14:paraId="7C956E5F" w14:textId="77777777" w:rsidR="00EC375C" w:rsidRDefault="009352C4">
      <w:pPr>
        <w:pStyle w:val="Compact"/>
        <w:numPr>
          <w:ilvl w:val="0"/>
          <w:numId w:val="103"/>
        </w:numPr>
      </w:pPr>
      <w:r>
        <w:t xml:space="preserve">Under </w:t>
      </w:r>
      <w:r>
        <w:rPr>
          <w:b/>
          <w:bCs/>
        </w:rPr>
        <w:t>Settings</w:t>
      </w:r>
      <w:r>
        <w:t xml:space="preserve"> select </w:t>
      </w:r>
      <w:r>
        <w:rPr>
          <w:b/>
          <w:bCs/>
        </w:rPr>
        <w:t>Access Policies</w:t>
      </w:r>
    </w:p>
    <w:p w14:paraId="0BB834AA" w14:textId="77777777" w:rsidR="00EC375C" w:rsidRDefault="009352C4">
      <w:pPr>
        <w:pStyle w:val="Compact"/>
        <w:numPr>
          <w:ilvl w:val="0"/>
          <w:numId w:val="103"/>
        </w:numPr>
      </w:pPr>
      <w:r>
        <w:t xml:space="preserve">Select </w:t>
      </w:r>
      <w:r>
        <w:rPr>
          <w:b/>
          <w:bCs/>
        </w:rPr>
        <w:t>Add Access Policy</w:t>
      </w:r>
    </w:p>
    <w:p w14:paraId="34C924DE" w14:textId="77777777" w:rsidR="00EC375C" w:rsidRDefault="009352C4">
      <w:pPr>
        <w:pStyle w:val="Compact"/>
        <w:numPr>
          <w:ilvl w:val="0"/>
          <w:numId w:val="103"/>
        </w:numPr>
      </w:pPr>
      <w:r>
        <w:t xml:space="preserve">For the secret permission, select the dropdown, then select </w:t>
      </w:r>
      <w:r>
        <w:rPr>
          <w:b/>
          <w:bCs/>
        </w:rPr>
        <w:t>All</w:t>
      </w:r>
    </w:p>
    <w:p w14:paraId="23981A96" w14:textId="77777777" w:rsidR="00EC375C" w:rsidRDefault="009352C4">
      <w:pPr>
        <w:pStyle w:val="Compact"/>
        <w:numPr>
          <w:ilvl w:val="0"/>
          <w:numId w:val="103"/>
        </w:numPr>
      </w:pPr>
      <w:r>
        <w:t>For the principal, select your user account</w:t>
      </w:r>
    </w:p>
    <w:p w14:paraId="1D40C057" w14:textId="77777777" w:rsidR="00EC375C" w:rsidRDefault="009352C4">
      <w:pPr>
        <w:pStyle w:val="Compact"/>
        <w:numPr>
          <w:ilvl w:val="0"/>
          <w:numId w:val="103"/>
        </w:numPr>
      </w:pPr>
      <w:r>
        <w:t xml:space="preserve">Select </w:t>
      </w:r>
      <w:r>
        <w:rPr>
          <w:b/>
          <w:bCs/>
        </w:rPr>
        <w:t>Add</w:t>
      </w:r>
    </w:p>
    <w:p w14:paraId="581F86E5" w14:textId="77777777" w:rsidR="00EC375C" w:rsidRDefault="009352C4">
      <w:pPr>
        <w:pStyle w:val="Compact"/>
        <w:numPr>
          <w:ilvl w:val="0"/>
          <w:numId w:val="103"/>
        </w:numPr>
      </w:pPr>
      <w:r>
        <w:t xml:space="preserve">Select </w:t>
      </w:r>
      <w:r>
        <w:rPr>
          <w:b/>
          <w:bCs/>
        </w:rPr>
        <w:t>Save</w:t>
      </w:r>
    </w:p>
    <w:p w14:paraId="4C86EF5C" w14:textId="77777777" w:rsidR="00EC375C" w:rsidRDefault="009352C4">
      <w:pPr>
        <w:pStyle w:val="Compact"/>
        <w:numPr>
          <w:ilvl w:val="0"/>
          <w:numId w:val="103"/>
        </w:numPr>
      </w:pPr>
      <w:r>
        <w:t xml:space="preserve">Under </w:t>
      </w:r>
      <w:r>
        <w:rPr>
          <w:b/>
          <w:bCs/>
        </w:rPr>
        <w:t>Settings</w:t>
      </w:r>
      <w:r>
        <w:t xml:space="preserve">, select </w:t>
      </w:r>
      <w:r>
        <w:rPr>
          <w:b/>
          <w:bCs/>
        </w:rPr>
        <w:t>Secrets</w:t>
      </w:r>
    </w:p>
    <w:p w14:paraId="6F997309" w14:textId="77777777" w:rsidR="00EC375C" w:rsidRDefault="009352C4">
      <w:pPr>
        <w:pStyle w:val="Compact"/>
        <w:numPr>
          <w:ilvl w:val="0"/>
          <w:numId w:val="103"/>
        </w:numPr>
      </w:pPr>
      <w:r>
        <w:t xml:space="preserve">Select </w:t>
      </w:r>
      <w:r>
        <w:rPr>
          <w:b/>
          <w:bCs/>
        </w:rPr>
        <w:t>Generate/Import</w:t>
      </w:r>
    </w:p>
    <w:p w14:paraId="6CDF1F92" w14:textId="77777777" w:rsidR="00EC375C" w:rsidRDefault="009352C4">
      <w:pPr>
        <w:pStyle w:val="Compact"/>
        <w:numPr>
          <w:ilvl w:val="0"/>
          <w:numId w:val="103"/>
        </w:numPr>
      </w:pPr>
      <w:r>
        <w:t xml:space="preserve">For the name, type </w:t>
      </w:r>
      <w:r>
        <w:rPr>
          <w:b/>
          <w:bCs/>
        </w:rPr>
        <w:t>MySQLPassword</w:t>
      </w:r>
    </w:p>
    <w:p w14:paraId="46CB1541" w14:textId="77777777" w:rsidR="00EC375C" w:rsidRDefault="009352C4">
      <w:pPr>
        <w:pStyle w:val="Compact"/>
        <w:numPr>
          <w:ilvl w:val="0"/>
          <w:numId w:val="103"/>
        </w:numPr>
      </w:pPr>
      <w:r>
        <w:t xml:space="preserve">For the value, type </w:t>
      </w:r>
      <w:r>
        <w:rPr>
          <w:b/>
          <w:bCs/>
        </w:rPr>
        <w:t>Solliance123</w:t>
      </w:r>
    </w:p>
    <w:p w14:paraId="77FB4A22" w14:textId="77777777" w:rsidR="00EC375C" w:rsidRDefault="009352C4">
      <w:pPr>
        <w:pStyle w:val="Compact"/>
        <w:numPr>
          <w:ilvl w:val="0"/>
          <w:numId w:val="103"/>
        </w:numPr>
      </w:pPr>
      <w:r>
        <w:t xml:space="preserve">Select </w:t>
      </w:r>
      <w:r>
        <w:rPr>
          <w:b/>
          <w:bCs/>
        </w:rPr>
        <w:t>Create</w:t>
      </w:r>
    </w:p>
    <w:p w14:paraId="7E57ED4A" w14:textId="77777777" w:rsidR="00EC375C" w:rsidRDefault="009352C4">
      <w:pPr>
        <w:pStyle w:val="Heading2"/>
      </w:pPr>
      <w:bookmarkStart w:id="328" w:name="_Toc91505053"/>
      <w:bookmarkStart w:id="329" w:name="create-managed-service-identity"/>
      <w:bookmarkEnd w:id="327"/>
      <w:r>
        <w:t>Create Managed Service Identity</w:t>
      </w:r>
      <w:bookmarkEnd w:id="328"/>
    </w:p>
    <w:p w14:paraId="0E37224D" w14:textId="77777777" w:rsidR="00EC375C" w:rsidRDefault="009352C4">
      <w:pPr>
        <w:pStyle w:val="Compact"/>
        <w:numPr>
          <w:ilvl w:val="0"/>
          <w:numId w:val="104"/>
        </w:numPr>
      </w:pPr>
      <w:r>
        <w:t>Switch to the Azure Portal</w:t>
      </w:r>
    </w:p>
    <w:p w14:paraId="742BA588" w14:textId="77777777" w:rsidR="00EC375C" w:rsidRDefault="009352C4">
      <w:pPr>
        <w:pStyle w:val="Compact"/>
        <w:numPr>
          <w:ilvl w:val="0"/>
          <w:numId w:val="104"/>
        </w:numPr>
      </w:pPr>
      <w:r>
        <w:t>Browse to the ** app service</w:t>
      </w:r>
    </w:p>
    <w:p w14:paraId="497A5023" w14:textId="77777777" w:rsidR="00EC375C" w:rsidRDefault="009352C4">
      <w:pPr>
        <w:pStyle w:val="Compact"/>
        <w:numPr>
          <w:ilvl w:val="0"/>
          <w:numId w:val="104"/>
        </w:numPr>
      </w:pPr>
      <w:r>
        <w:t xml:space="preserve">Under </w:t>
      </w:r>
      <w:r>
        <w:rPr>
          <w:b/>
          <w:bCs/>
        </w:rPr>
        <w:t>Settings</w:t>
      </w:r>
      <w:r>
        <w:t xml:space="preserve">, select </w:t>
      </w:r>
      <w:r>
        <w:rPr>
          <w:b/>
          <w:bCs/>
        </w:rPr>
        <w:t>Identity</w:t>
      </w:r>
    </w:p>
    <w:p w14:paraId="746120C2" w14:textId="77777777" w:rsidR="00EC375C" w:rsidRDefault="009352C4">
      <w:pPr>
        <w:pStyle w:val="Compact"/>
        <w:numPr>
          <w:ilvl w:val="0"/>
          <w:numId w:val="104"/>
        </w:numPr>
      </w:pPr>
      <w:r>
        <w:t xml:space="preserve">For the system assigned identity, toggle to </w:t>
      </w:r>
      <w:r>
        <w:rPr>
          <w:b/>
          <w:bCs/>
        </w:rPr>
        <w:t>On</w:t>
      </w:r>
    </w:p>
    <w:p w14:paraId="4D32AEB5" w14:textId="77777777" w:rsidR="00EC375C" w:rsidRDefault="009352C4">
      <w:pPr>
        <w:pStyle w:val="Compact"/>
        <w:numPr>
          <w:ilvl w:val="0"/>
          <w:numId w:val="104"/>
        </w:numPr>
      </w:pPr>
      <w:r>
        <w:t xml:space="preserve">Select </w:t>
      </w:r>
      <w:r>
        <w:rPr>
          <w:b/>
          <w:bCs/>
        </w:rPr>
        <w:t>Save</w:t>
      </w:r>
      <w:r>
        <w:t xml:space="preserve">, in the dialog, select </w:t>
      </w:r>
      <w:r>
        <w:rPr>
          <w:b/>
          <w:bCs/>
        </w:rPr>
        <w:t>Yes</w:t>
      </w:r>
    </w:p>
    <w:p w14:paraId="2C6535E3" w14:textId="77777777" w:rsidR="00EC375C" w:rsidRDefault="009352C4">
      <w:pPr>
        <w:pStyle w:val="Compact"/>
        <w:numPr>
          <w:ilvl w:val="0"/>
          <w:numId w:val="104"/>
        </w:numPr>
      </w:pPr>
      <w:r>
        <w:t xml:space="preserve">Copy the </w:t>
      </w:r>
      <w:r>
        <w:rPr>
          <w:b/>
          <w:bCs/>
        </w:rPr>
        <w:t>Object ID</w:t>
      </w:r>
      <w:r>
        <w:t xml:space="preserve"> for later user</w:t>
      </w:r>
    </w:p>
    <w:p w14:paraId="41D12107" w14:textId="77777777" w:rsidR="00EC375C" w:rsidRDefault="009352C4">
      <w:pPr>
        <w:pStyle w:val="Compact"/>
        <w:numPr>
          <w:ilvl w:val="0"/>
          <w:numId w:val="104"/>
        </w:numPr>
      </w:pPr>
      <w:r>
        <w:t xml:space="preserve">Browse to the </w:t>
      </w:r>
      <w:r>
        <w:rPr>
          <w:b/>
          <w:bCs/>
        </w:rPr>
        <w:t>mysqldevSUFFIX-kv</w:t>
      </w:r>
      <w:r>
        <w:t xml:space="preserve"> Key Vault</w:t>
      </w:r>
    </w:p>
    <w:p w14:paraId="0EECE209" w14:textId="77777777" w:rsidR="00EC375C" w:rsidRDefault="009352C4">
      <w:pPr>
        <w:pStyle w:val="Compact"/>
        <w:numPr>
          <w:ilvl w:val="0"/>
          <w:numId w:val="104"/>
        </w:numPr>
      </w:pPr>
      <w:r>
        <w:t xml:space="preserve">Under </w:t>
      </w:r>
      <w:r>
        <w:rPr>
          <w:b/>
          <w:bCs/>
        </w:rPr>
        <w:t>Settings</w:t>
      </w:r>
      <w:r>
        <w:t xml:space="preserve"> select </w:t>
      </w:r>
      <w:r>
        <w:rPr>
          <w:b/>
          <w:bCs/>
        </w:rPr>
        <w:t>Access Policies</w:t>
      </w:r>
    </w:p>
    <w:p w14:paraId="30A83A9A" w14:textId="77777777" w:rsidR="00EC375C" w:rsidRDefault="009352C4">
      <w:pPr>
        <w:pStyle w:val="Compact"/>
        <w:numPr>
          <w:ilvl w:val="0"/>
          <w:numId w:val="104"/>
        </w:numPr>
      </w:pPr>
      <w:r>
        <w:t xml:space="preserve">Select </w:t>
      </w:r>
      <w:r>
        <w:rPr>
          <w:b/>
          <w:bCs/>
        </w:rPr>
        <w:t>Add Access Policy</w:t>
      </w:r>
    </w:p>
    <w:p w14:paraId="40DCFCCA" w14:textId="77777777" w:rsidR="00EC375C" w:rsidRDefault="009352C4">
      <w:pPr>
        <w:pStyle w:val="Compact"/>
        <w:numPr>
          <w:ilvl w:val="0"/>
          <w:numId w:val="104"/>
        </w:numPr>
      </w:pPr>
      <w:r>
        <w:t xml:space="preserve">For the secret permission, select the dropdown, then select </w:t>
      </w:r>
      <w:r>
        <w:rPr>
          <w:b/>
          <w:bCs/>
        </w:rPr>
        <w:t>All</w:t>
      </w:r>
    </w:p>
    <w:p w14:paraId="78DA98DC" w14:textId="77777777" w:rsidR="00EC375C" w:rsidRDefault="009352C4">
      <w:pPr>
        <w:pStyle w:val="Compact"/>
        <w:numPr>
          <w:ilvl w:val="0"/>
          <w:numId w:val="104"/>
        </w:numPr>
      </w:pPr>
      <w:r>
        <w:t>For the principal, select the new managed identity for the app service (use the copied object ID)</w:t>
      </w:r>
    </w:p>
    <w:p w14:paraId="75273B10" w14:textId="77777777" w:rsidR="00EC375C" w:rsidRDefault="009352C4">
      <w:pPr>
        <w:pStyle w:val="Compact"/>
        <w:numPr>
          <w:ilvl w:val="0"/>
          <w:numId w:val="104"/>
        </w:numPr>
      </w:pPr>
      <w:r>
        <w:t xml:space="preserve">Select </w:t>
      </w:r>
      <w:r>
        <w:rPr>
          <w:b/>
          <w:bCs/>
        </w:rPr>
        <w:t>Add</w:t>
      </w:r>
    </w:p>
    <w:p w14:paraId="7D11BA7D" w14:textId="77777777" w:rsidR="00EC375C" w:rsidRDefault="009352C4">
      <w:pPr>
        <w:pStyle w:val="Compact"/>
        <w:numPr>
          <w:ilvl w:val="0"/>
          <w:numId w:val="104"/>
        </w:numPr>
      </w:pPr>
      <w:r>
        <w:t xml:space="preserve">Select </w:t>
      </w:r>
      <w:r>
        <w:rPr>
          <w:b/>
          <w:bCs/>
        </w:rPr>
        <w:t>Save</w:t>
      </w:r>
    </w:p>
    <w:p w14:paraId="2C2C39FC" w14:textId="77777777" w:rsidR="00EC375C" w:rsidRDefault="009352C4">
      <w:pPr>
        <w:pStyle w:val="Compact"/>
        <w:numPr>
          <w:ilvl w:val="0"/>
          <w:numId w:val="104"/>
        </w:numPr>
      </w:pPr>
      <w:r>
        <w:t xml:space="preserve">Under </w:t>
      </w:r>
      <w:r>
        <w:rPr>
          <w:b/>
          <w:bCs/>
        </w:rPr>
        <w:t>Settings</w:t>
      </w:r>
      <w:r>
        <w:t xml:space="preserve">, select </w:t>
      </w:r>
      <w:r>
        <w:rPr>
          <w:b/>
          <w:bCs/>
        </w:rPr>
        <w:t>Secrets</w:t>
      </w:r>
    </w:p>
    <w:p w14:paraId="37B933AB" w14:textId="77777777" w:rsidR="00EC375C" w:rsidRDefault="009352C4">
      <w:pPr>
        <w:pStyle w:val="Compact"/>
        <w:numPr>
          <w:ilvl w:val="0"/>
          <w:numId w:val="104"/>
        </w:numPr>
      </w:pPr>
      <w:r>
        <w:t xml:space="preserve">Select the </w:t>
      </w:r>
      <w:r>
        <w:rPr>
          <w:b/>
          <w:bCs/>
        </w:rPr>
        <w:t>MySQLPassword</w:t>
      </w:r>
    </w:p>
    <w:p w14:paraId="56FFE6A9" w14:textId="77777777" w:rsidR="00EC375C" w:rsidRDefault="009352C4">
      <w:pPr>
        <w:pStyle w:val="Compact"/>
        <w:numPr>
          <w:ilvl w:val="0"/>
          <w:numId w:val="104"/>
        </w:numPr>
      </w:pPr>
      <w:r>
        <w:t>Select the current version</w:t>
      </w:r>
    </w:p>
    <w:p w14:paraId="3240BC6F" w14:textId="77777777" w:rsidR="00EC375C" w:rsidRDefault="009352C4">
      <w:pPr>
        <w:pStyle w:val="Compact"/>
        <w:numPr>
          <w:ilvl w:val="0"/>
          <w:numId w:val="104"/>
        </w:numPr>
      </w:pPr>
      <w:r>
        <w:t>Copy the secret identifier for later use</w:t>
      </w:r>
    </w:p>
    <w:p w14:paraId="7889BC65" w14:textId="77777777" w:rsidR="00EC375C" w:rsidRDefault="009352C4">
      <w:pPr>
        <w:pStyle w:val="Heading2"/>
      </w:pPr>
      <w:bookmarkStart w:id="330" w:name="_Toc91505054"/>
      <w:bookmarkStart w:id="331" w:name="configure-environment-variables"/>
      <w:bookmarkEnd w:id="329"/>
      <w:r>
        <w:t>Configure Environment Variables</w:t>
      </w:r>
      <w:bookmarkEnd w:id="330"/>
    </w:p>
    <w:p w14:paraId="570D793C" w14:textId="77777777" w:rsidR="00EC375C" w:rsidRDefault="009352C4">
      <w:pPr>
        <w:numPr>
          <w:ilvl w:val="0"/>
          <w:numId w:val="105"/>
        </w:numPr>
      </w:pPr>
      <w:r>
        <w:t>Browse to the Azure Portal</w:t>
      </w:r>
    </w:p>
    <w:p w14:paraId="3AF0C718" w14:textId="77777777" w:rsidR="00EC375C" w:rsidRDefault="009352C4">
      <w:pPr>
        <w:numPr>
          <w:ilvl w:val="0"/>
          <w:numId w:val="105"/>
        </w:numPr>
      </w:pPr>
      <w:r>
        <w:t xml:space="preserve">Select the </w:t>
      </w:r>
      <w:r>
        <w:rPr>
          <w:b/>
          <w:bCs/>
        </w:rPr>
        <w:t>mysqldevSUFFIX</w:t>
      </w:r>
      <w:r>
        <w:t xml:space="preserve"> app service</w:t>
      </w:r>
    </w:p>
    <w:p w14:paraId="4212A475" w14:textId="77777777" w:rsidR="00EC375C" w:rsidRDefault="009352C4">
      <w:pPr>
        <w:numPr>
          <w:ilvl w:val="0"/>
          <w:numId w:val="105"/>
        </w:numPr>
      </w:pPr>
      <w:r>
        <w:t xml:space="preserve">Under </w:t>
      </w:r>
      <w:r>
        <w:rPr>
          <w:b/>
          <w:bCs/>
        </w:rPr>
        <w:t>Settings</w:t>
      </w:r>
      <w:r>
        <w:t xml:space="preserve">, select </w:t>
      </w:r>
      <w:r>
        <w:rPr>
          <w:b/>
          <w:bCs/>
        </w:rPr>
        <w:t>Configuration</w:t>
      </w:r>
    </w:p>
    <w:p w14:paraId="603BF3F2" w14:textId="77777777" w:rsidR="00EC375C" w:rsidRDefault="009352C4">
      <w:pPr>
        <w:numPr>
          <w:ilvl w:val="0"/>
          <w:numId w:val="105"/>
        </w:numPr>
      </w:pPr>
      <w:r>
        <w:t xml:space="preserve">Select the edit button for the </w:t>
      </w:r>
      <w:r>
        <w:rPr>
          <w:b/>
          <w:bCs/>
        </w:rPr>
        <w:t>MYSQL_PASSWORD</w:t>
      </w:r>
      <w:r>
        <w:t xml:space="preserve"> application setting</w:t>
      </w:r>
    </w:p>
    <w:p w14:paraId="770A63C7" w14:textId="77777777" w:rsidR="00EC375C" w:rsidRDefault="009352C4">
      <w:pPr>
        <w:numPr>
          <w:ilvl w:val="0"/>
          <w:numId w:val="105"/>
        </w:numPr>
      </w:pPr>
      <w:r>
        <w:t>Update it to the following:</w:t>
      </w:r>
    </w:p>
    <w:p w14:paraId="64A2B377" w14:textId="77777777" w:rsidR="00EC375C" w:rsidRDefault="009352C4">
      <w:pPr>
        <w:pStyle w:val="TOCHeading"/>
        <w:numPr>
          <w:ilvl w:val="0"/>
          <w:numId w:val="1"/>
        </w:numPr>
      </w:pPr>
      <w:r>
        <w:rPr>
          <w:rStyle w:val="VerbatimChar"/>
        </w:rPr>
        <w:t>@Microsoft.KeyVault(SecretUri=https://mysqldevSUFFIX-kv.vault.azure.net/secrets/MySQLPassword/)</w:t>
      </w:r>
    </w:p>
    <w:p w14:paraId="50CBC4E8" w14:textId="77777777" w:rsidR="00EC375C" w:rsidRDefault="009352C4">
      <w:pPr>
        <w:numPr>
          <w:ilvl w:val="0"/>
          <w:numId w:val="105"/>
        </w:numPr>
      </w:pPr>
      <w:r>
        <w:t xml:space="preserve">Select </w:t>
      </w:r>
      <w:r>
        <w:rPr>
          <w:b/>
          <w:bCs/>
        </w:rPr>
        <w:t>Save</w:t>
      </w:r>
      <w:r>
        <w:t>, ensure that you see a green check mark.</w:t>
      </w:r>
    </w:p>
    <w:p w14:paraId="344DC89B" w14:textId="77777777" w:rsidR="00EC375C" w:rsidRDefault="009352C4">
      <w:pPr>
        <w:pStyle w:val="Heading2"/>
      </w:pPr>
      <w:bookmarkStart w:id="332" w:name="_Toc91505055"/>
      <w:bookmarkStart w:id="333" w:name="test-new-settings-4"/>
      <w:bookmarkEnd w:id="331"/>
      <w:r>
        <w:t>Test new settings #4</w:t>
      </w:r>
      <w:bookmarkEnd w:id="332"/>
    </w:p>
    <w:p w14:paraId="2715B15C" w14:textId="77777777" w:rsidR="00EC375C" w:rsidRDefault="009352C4">
      <w:pPr>
        <w:pStyle w:val="Compact"/>
        <w:numPr>
          <w:ilvl w:val="0"/>
          <w:numId w:val="106"/>
        </w:numPr>
      </w:pPr>
      <w:r>
        <w:t xml:space="preserve">Browse to </w:t>
      </w:r>
      <w:r>
        <w:rPr>
          <w:rStyle w:val="VerbatimChar"/>
        </w:rPr>
        <w:t>https://mysqldevSUFFIX.azurewebsites.net/database.php</w:t>
      </w:r>
      <w:r>
        <w:t>, you should get your results.</w:t>
      </w:r>
    </w:p>
    <w:p w14:paraId="0641E21A" w14:textId="77777777" w:rsidR="00EC375C" w:rsidRDefault="009352C4">
      <w:pPr>
        <w:pStyle w:val="Heading1"/>
      </w:pPr>
      <w:bookmarkStart w:id="334" w:name="_Toc91505056"/>
      <w:bookmarkStart w:id="335" w:name="Xe817027c04ea4b4f8afe935f35de00eb5e58086"/>
      <w:bookmarkEnd w:id="308"/>
      <w:bookmarkEnd w:id="333"/>
      <w:r>
        <w:t>Cloud Deployment to Azure App Service with MySQL InApp</w:t>
      </w:r>
      <w:bookmarkEnd w:id="334"/>
    </w:p>
    <w:p w14:paraId="288BC475" w14:textId="77777777" w:rsidR="00EC375C" w:rsidRDefault="009352C4">
      <w:pPr>
        <w:pStyle w:val="FirstParagraph"/>
      </w:pPr>
      <w:r>
        <w:t>This is a simple app that runs PHP code to connect to a MYSQL database. The application and database must be migrated to Azure App Service and Azure Database for MySQL.</w:t>
      </w:r>
    </w:p>
    <w:p w14:paraId="14FC7B26" w14:textId="77777777" w:rsidR="00EC375C" w:rsidRDefault="009352C4">
      <w:pPr>
        <w:pStyle w:val="Heading2"/>
      </w:pPr>
      <w:bookmarkStart w:id="336" w:name="_Toc91505057"/>
      <w:bookmarkStart w:id="337" w:name="basic-deployment-1"/>
      <w:r>
        <w:t>Basic Deployment</w:t>
      </w:r>
      <w:bookmarkEnd w:id="336"/>
    </w:p>
    <w:p w14:paraId="350D0E96" w14:textId="77777777" w:rsidR="00EC375C" w:rsidRDefault="009352C4">
      <w:pPr>
        <w:pStyle w:val="Heading3"/>
      </w:pPr>
      <w:bookmarkStart w:id="338" w:name="deploy-the-application-1"/>
      <w:r>
        <w:t>Deploy the Application</w:t>
      </w:r>
    </w:p>
    <w:p w14:paraId="50F569A8" w14:textId="77777777" w:rsidR="00EC375C" w:rsidRDefault="009352C4">
      <w:pPr>
        <w:numPr>
          <w:ilvl w:val="0"/>
          <w:numId w:val="107"/>
        </w:numPr>
      </w:pPr>
      <w:r>
        <w:t>Open the `` folder in Visual Studio code</w:t>
      </w:r>
    </w:p>
    <w:p w14:paraId="71E331B6" w14:textId="77777777" w:rsidR="00EC375C" w:rsidRDefault="009352C4">
      <w:pPr>
        <w:numPr>
          <w:ilvl w:val="0"/>
          <w:numId w:val="107"/>
        </w:numPr>
      </w:pPr>
      <w:r>
        <w:t xml:space="preserve">If prompted, select </w:t>
      </w:r>
      <w:r>
        <w:rPr>
          <w:b/>
          <w:bCs/>
        </w:rPr>
        <w:t>Yes, I trust the authors</w:t>
      </w:r>
    </w:p>
    <w:p w14:paraId="33F71199" w14:textId="77777777" w:rsidR="00EC375C" w:rsidRDefault="009352C4">
      <w:pPr>
        <w:numPr>
          <w:ilvl w:val="0"/>
          <w:numId w:val="107"/>
        </w:numPr>
      </w:pPr>
      <w:r>
        <w:t>Open a terminal window, run the following:</w:t>
      </w:r>
    </w:p>
    <w:p w14:paraId="286AE570" w14:textId="77777777" w:rsidR="00EC375C" w:rsidRDefault="009352C4">
      <w:pPr>
        <w:pStyle w:val="TOCHeading"/>
        <w:numPr>
          <w:ilvl w:val="0"/>
          <w:numId w:val="1"/>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\app\</w:t>
      </w:r>
      <w:r>
        <w:rPr>
          <w:rStyle w:val="OperatorTok"/>
        </w:rPr>
        <w:t>*.*</w:t>
      </w:r>
      <w:r>
        <w:rPr>
          <w:rStyle w:val="NormalTok"/>
        </w:rPr>
        <w:t xml:space="preserve"> </w:t>
      </w:r>
      <w:r>
        <w:rPr>
          <w:rStyle w:val="OperatorTok"/>
        </w:rPr>
        <w:t>-</w:t>
      </w:r>
      <w:r>
        <w:rPr>
          <w:rStyle w:val="NormalTok"/>
        </w:rPr>
        <w:t>DestinationPath app</w:t>
      </w:r>
      <w:r>
        <w:rPr>
          <w:rStyle w:val="OperatorTok"/>
        </w:rPr>
        <w:t>.</w:t>
      </w:r>
      <w:r>
        <w:rPr>
          <w:rStyle w:val="FunctionTok"/>
        </w:rPr>
        <w:t>zip</w:t>
      </w:r>
    </w:p>
    <w:p w14:paraId="27F0BEC6" w14:textId="77777777" w:rsidR="00EC375C" w:rsidRDefault="009352C4">
      <w:pPr>
        <w:numPr>
          <w:ilvl w:val="0"/>
          <w:numId w:val="107"/>
        </w:numPr>
      </w:pPr>
      <w:r>
        <w:t>Deploy the zip to Azure, run the following:</w:t>
      </w:r>
    </w:p>
    <w:p w14:paraId="59D37789" w14:textId="77777777" w:rsidR="00EC375C" w:rsidRDefault="009352C4">
      <w:pPr>
        <w:pStyle w:val="TOCHeading"/>
        <w:numPr>
          <w:ilvl w:val="0"/>
          <w:numId w:val="1"/>
        </w:numPr>
      </w:pPr>
      <w:r>
        <w:rPr>
          <w:rStyle w:val="NormalTok"/>
        </w:rPr>
        <w:t>Connect</w:t>
      </w:r>
      <w:r>
        <w:rPr>
          <w:rStyle w:val="OperatorTok"/>
        </w:rPr>
        <w:t>-</w:t>
      </w:r>
      <w:r>
        <w:rPr>
          <w:rStyle w:val="NormalTok"/>
        </w:rPr>
        <w:t>AzAccount</w:t>
      </w:r>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$appName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r>
        <w:rPr>
          <w:rStyle w:val="NormalTok"/>
        </w:rPr>
        <w:t xml:space="preserve">AzWebApp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$appName</w:t>
      </w:r>
      <w:r>
        <w:br/>
      </w:r>
      <w:r>
        <w:br/>
      </w: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\src\</w:t>
      </w:r>
      <w:r>
        <w:rPr>
          <w:rStyle w:val="OperatorTok"/>
        </w:rPr>
        <w:t>*.*</w:t>
      </w:r>
      <w:r>
        <w:rPr>
          <w:rStyle w:val="NormalTok"/>
        </w:rPr>
        <w:t xml:space="preserve"> </w:t>
      </w:r>
      <w:r>
        <w:rPr>
          <w:rStyle w:val="OperatorTok"/>
        </w:rPr>
        <w:t>-</w:t>
      </w:r>
      <w:r>
        <w:rPr>
          <w:rStyle w:val="NormalTok"/>
        </w:rPr>
        <w:t>DestinationPath src</w:t>
      </w:r>
      <w:r>
        <w:rPr>
          <w:rStyle w:val="OperatorTok"/>
        </w:rPr>
        <w:t>.</w:t>
      </w:r>
      <w:r>
        <w:rPr>
          <w:rStyle w:val="FunctionTok"/>
        </w:rPr>
        <w:t>zip</w:t>
      </w:r>
      <w:r>
        <w:rPr>
          <w:rStyle w:val="NormalTok"/>
        </w:rPr>
        <w:t xml:space="preserve"> </w:t>
      </w:r>
      <w:r>
        <w:rPr>
          <w:rStyle w:val="OperatorTok"/>
        </w:rPr>
        <w:t>-</w:t>
      </w:r>
      <w:r>
        <w:rPr>
          <w:rStyle w:val="NormalTok"/>
        </w:rPr>
        <w:t>force</w:t>
      </w:r>
      <w:r>
        <w:br/>
      </w:r>
      <w:r>
        <w:br/>
      </w:r>
      <w:r>
        <w:rPr>
          <w:rStyle w:val="NormalTok"/>
        </w:rPr>
        <w:t>Publish</w:t>
      </w:r>
      <w:r>
        <w:rPr>
          <w:rStyle w:val="OperatorTok"/>
        </w:rPr>
        <w:t>-</w:t>
      </w:r>
      <w:r>
        <w:rPr>
          <w:rStyle w:val="NormalTok"/>
        </w:rPr>
        <w:t xml:space="preserve">AzWebApp </w:t>
      </w:r>
      <w:r>
        <w:rPr>
          <w:rStyle w:val="OperatorTok"/>
        </w:rPr>
        <w:t>-</w:t>
      </w:r>
      <w:r>
        <w:rPr>
          <w:rStyle w:val="NormalTok"/>
        </w:rPr>
        <w:t xml:space="preserve">WebApp </w:t>
      </w:r>
      <w:r>
        <w:rPr>
          <w:rStyle w:val="VariableTok"/>
        </w:rPr>
        <w:t>$app</w:t>
      </w:r>
      <w:r>
        <w:rPr>
          <w:rStyle w:val="NormalTok"/>
        </w:rPr>
        <w:t xml:space="preserve"> </w:t>
      </w:r>
      <w:r>
        <w:rPr>
          <w:rStyle w:val="OperatorTok"/>
        </w:rPr>
        <w:t>-</w:t>
      </w:r>
      <w:r>
        <w:rPr>
          <w:rStyle w:val="NormalTok"/>
        </w:rPr>
        <w:t xml:space="preserve">ArchivePath </w:t>
      </w:r>
      <w:r>
        <w:rPr>
          <w:rStyle w:val="StringTok"/>
        </w:rPr>
        <w:t>"C:\labfiles\microsoft-mysql-developer-guide\Artifacts\02-01-CloudDeploy\src.zip"</w:t>
      </w:r>
    </w:p>
    <w:p w14:paraId="209DB929" w14:textId="77777777" w:rsidR="00EC375C" w:rsidRDefault="009352C4">
      <w:pPr>
        <w:pStyle w:val="Heading3"/>
      </w:pPr>
      <w:bookmarkStart w:id="339" w:name="test-the-application-5"/>
      <w:bookmarkEnd w:id="338"/>
      <w:r>
        <w:t>Test the Application</w:t>
      </w:r>
    </w:p>
    <w:p w14:paraId="5DD50D12" w14:textId="77777777" w:rsidR="00EC375C" w:rsidRDefault="009352C4">
      <w:pPr>
        <w:pStyle w:val="Compact"/>
        <w:numPr>
          <w:ilvl w:val="0"/>
          <w:numId w:val="108"/>
        </w:numPr>
      </w:pPr>
      <w:r>
        <w:t>Open the Azure Portal</w:t>
      </w:r>
    </w:p>
    <w:p w14:paraId="516347B3" w14:textId="77777777" w:rsidR="00EC375C" w:rsidRDefault="009352C4">
      <w:pPr>
        <w:pStyle w:val="Compact"/>
        <w:numPr>
          <w:ilvl w:val="0"/>
          <w:numId w:val="108"/>
        </w:numPr>
      </w:pPr>
      <w:r>
        <w:t>Browse to the `` app service</w:t>
      </w:r>
    </w:p>
    <w:p w14:paraId="68C287E6" w14:textId="77777777" w:rsidR="00EC375C" w:rsidRDefault="009352C4">
      <w:pPr>
        <w:pStyle w:val="Compact"/>
        <w:numPr>
          <w:ilvl w:val="0"/>
          <w:numId w:val="108"/>
        </w:numPr>
      </w:pPr>
      <w:r>
        <w:t xml:space="preserve">Under </w:t>
      </w:r>
      <w:r>
        <w:rPr>
          <w:b/>
          <w:bCs/>
        </w:rPr>
        <w:t>Settings</w:t>
      </w:r>
      <w:r>
        <w:t xml:space="preserve">, select </w:t>
      </w:r>
      <w:r>
        <w:rPr>
          <w:b/>
          <w:bCs/>
        </w:rPr>
        <w:t>Configuration</w:t>
      </w:r>
    </w:p>
    <w:p w14:paraId="09E475A6" w14:textId="77777777" w:rsidR="00EC375C" w:rsidRDefault="009352C4">
      <w:pPr>
        <w:pStyle w:val="Compact"/>
        <w:numPr>
          <w:ilvl w:val="0"/>
          <w:numId w:val="108"/>
        </w:numPr>
      </w:pPr>
      <w:r>
        <w:t xml:space="preserve">Select the </w:t>
      </w:r>
      <w:r>
        <w:rPr>
          <w:b/>
          <w:bCs/>
        </w:rPr>
        <w:t>General settings</w:t>
      </w:r>
      <w:r>
        <w:t xml:space="preserve"> tab</w:t>
      </w:r>
    </w:p>
    <w:p w14:paraId="1C8214C8" w14:textId="77777777" w:rsidR="00EC375C" w:rsidRDefault="009352C4">
      <w:pPr>
        <w:pStyle w:val="Compact"/>
        <w:numPr>
          <w:ilvl w:val="0"/>
          <w:numId w:val="108"/>
        </w:numPr>
      </w:pPr>
      <w:r>
        <w:t xml:space="preserve">For the stack, select </w:t>
      </w:r>
      <w:r>
        <w:rPr>
          <w:b/>
          <w:bCs/>
        </w:rPr>
        <w:t>PHP</w:t>
      </w:r>
    </w:p>
    <w:p w14:paraId="45640E54" w14:textId="77777777" w:rsidR="00EC375C" w:rsidRDefault="009352C4">
      <w:pPr>
        <w:pStyle w:val="Compact"/>
        <w:numPr>
          <w:ilvl w:val="0"/>
          <w:numId w:val="108"/>
        </w:numPr>
      </w:pPr>
      <w:r>
        <w:t xml:space="preserve">For the php version, select </w:t>
      </w:r>
      <w:r>
        <w:rPr>
          <w:b/>
          <w:bCs/>
        </w:rPr>
        <w:t>7.4</w:t>
      </w:r>
    </w:p>
    <w:p w14:paraId="2A8685E8" w14:textId="77777777" w:rsidR="00EC375C" w:rsidRDefault="009352C4">
      <w:pPr>
        <w:pStyle w:val="Compact"/>
        <w:numPr>
          <w:ilvl w:val="0"/>
          <w:numId w:val="108"/>
        </w:numPr>
      </w:pPr>
      <w:r>
        <w:t xml:space="preserve">Select </w:t>
      </w:r>
      <w:r>
        <w:rPr>
          <w:b/>
          <w:bCs/>
        </w:rPr>
        <w:t>Save</w:t>
      </w:r>
    </w:p>
    <w:p w14:paraId="05CBE383" w14:textId="77777777" w:rsidR="00EC375C" w:rsidRDefault="009352C4">
      <w:pPr>
        <w:pStyle w:val="Compact"/>
        <w:numPr>
          <w:ilvl w:val="0"/>
          <w:numId w:val="108"/>
        </w:numPr>
      </w:pPr>
      <w:r>
        <w:t xml:space="preserve">Browse to </w:t>
      </w:r>
      <w:r>
        <w:rPr>
          <w:rStyle w:val="VerbatimChar"/>
        </w:rPr>
        <w:t>https://mysqldevSUFFIX.azurewebsites.net/default.php</w:t>
      </w:r>
      <w:r>
        <w:t xml:space="preserve">, you should see </w:t>
      </w:r>
      <w:r>
        <w:rPr>
          <w:rStyle w:val="VerbatimChar"/>
        </w:rPr>
        <w:t>Hello World</w:t>
      </w:r>
    </w:p>
    <w:p w14:paraId="79E3BDFA" w14:textId="77777777" w:rsidR="00EC375C" w:rsidRDefault="009352C4">
      <w:pPr>
        <w:pStyle w:val="Compact"/>
        <w:numPr>
          <w:ilvl w:val="0"/>
          <w:numId w:val="108"/>
        </w:numPr>
      </w:pPr>
      <w:r>
        <w:t xml:space="preserve">Browse to </w:t>
      </w:r>
      <w:r>
        <w:rPr>
          <w:rStyle w:val="VerbatimChar"/>
        </w:rPr>
        <w:t>https://mysqldevSUFFIX.azurewebsites.net/database.php</w:t>
      </w:r>
      <w:r>
        <w:t>, you should get an error. This is because the connection details were embedded in the php file.</w:t>
      </w:r>
    </w:p>
    <w:p w14:paraId="30FC122A" w14:textId="77777777" w:rsidR="00EC375C" w:rsidRDefault="009352C4">
      <w:pPr>
        <w:pStyle w:val="Heading3"/>
      </w:pPr>
      <w:bookmarkStart w:id="340" w:name="export-the-database"/>
      <w:bookmarkEnd w:id="339"/>
      <w:r>
        <w:t>Export the Database</w:t>
      </w:r>
    </w:p>
    <w:p w14:paraId="51518FED" w14:textId="77777777" w:rsidR="00EC375C" w:rsidRDefault="009352C4">
      <w:pPr>
        <w:pStyle w:val="Compact"/>
        <w:numPr>
          <w:ilvl w:val="0"/>
          <w:numId w:val="109"/>
        </w:numPr>
      </w:pPr>
      <w:r>
        <w:t>In the virtual machine, open the MySQL Workbench</w:t>
      </w:r>
    </w:p>
    <w:p w14:paraId="410B598E" w14:textId="77777777" w:rsidR="00EC375C" w:rsidRDefault="009352C4">
      <w:pPr>
        <w:pStyle w:val="Compact"/>
        <w:numPr>
          <w:ilvl w:val="0"/>
          <w:numId w:val="109"/>
        </w:numPr>
      </w:pPr>
      <w:r>
        <w:t>Connect to the local instance</w:t>
      </w:r>
    </w:p>
    <w:p w14:paraId="6B7769FC" w14:textId="77777777" w:rsidR="00EC375C" w:rsidRDefault="009352C4">
      <w:pPr>
        <w:pStyle w:val="Compact"/>
        <w:numPr>
          <w:ilvl w:val="0"/>
          <w:numId w:val="109"/>
        </w:numPr>
      </w:pPr>
      <w:r>
        <w:t xml:space="preserve">Export the </w:t>
      </w:r>
      <w:r>
        <w:rPr>
          <w:rStyle w:val="VerbatimChar"/>
        </w:rPr>
        <w:t>ContosoCoffee</w:t>
      </w:r>
      <w:r>
        <w:t xml:space="preserve"> database</w:t>
      </w:r>
    </w:p>
    <w:p w14:paraId="5F29DABC" w14:textId="77777777" w:rsidR="00EC375C" w:rsidRDefault="009352C4">
      <w:pPr>
        <w:pStyle w:val="Heading3"/>
      </w:pPr>
      <w:bookmarkStart w:id="341" w:name="enable-mysql-in-app"/>
      <w:bookmarkEnd w:id="340"/>
      <w:r>
        <w:t>Enable MySQL In App</w:t>
      </w:r>
    </w:p>
    <w:p w14:paraId="63B9579B" w14:textId="77777777" w:rsidR="00EC375C" w:rsidRDefault="009352C4">
      <w:pPr>
        <w:pStyle w:val="Compact"/>
        <w:numPr>
          <w:ilvl w:val="0"/>
          <w:numId w:val="110"/>
        </w:numPr>
      </w:pPr>
      <w:r>
        <w:t>Switch to the Azure Portal</w:t>
      </w:r>
    </w:p>
    <w:p w14:paraId="5862B212" w14:textId="77777777" w:rsidR="00EC375C" w:rsidRDefault="009352C4">
      <w:pPr>
        <w:pStyle w:val="Compact"/>
        <w:numPr>
          <w:ilvl w:val="0"/>
          <w:numId w:val="110"/>
        </w:numPr>
      </w:pPr>
      <w:r>
        <w:t xml:space="preserve">Browse to the </w:t>
      </w:r>
      <w:r>
        <w:rPr>
          <w:rStyle w:val="VerbatimChar"/>
        </w:rPr>
        <w:t>mysqldevSUFFIX</w:t>
      </w:r>
      <w:r>
        <w:t xml:space="preserve"> app service</w:t>
      </w:r>
    </w:p>
    <w:p w14:paraId="5D56316E" w14:textId="77777777" w:rsidR="00EC375C" w:rsidRDefault="009352C4">
      <w:pPr>
        <w:pStyle w:val="Compact"/>
        <w:numPr>
          <w:ilvl w:val="0"/>
          <w:numId w:val="110"/>
        </w:numPr>
      </w:pPr>
      <w:r>
        <w:t xml:space="preserve">Under </w:t>
      </w:r>
      <w:r>
        <w:rPr>
          <w:b/>
          <w:bCs/>
        </w:rPr>
        <w:t>Settings</w:t>
      </w:r>
      <w:r>
        <w:t xml:space="preserve">, select </w:t>
      </w:r>
      <w:r>
        <w:rPr>
          <w:b/>
          <w:bCs/>
        </w:rPr>
        <w:t>MySQL in App</w:t>
      </w:r>
    </w:p>
    <w:p w14:paraId="4EB34172" w14:textId="77777777" w:rsidR="00EC375C" w:rsidRDefault="009352C4">
      <w:pPr>
        <w:pStyle w:val="Compact"/>
        <w:numPr>
          <w:ilvl w:val="0"/>
          <w:numId w:val="110"/>
        </w:numPr>
      </w:pPr>
      <w:r>
        <w:t xml:space="preserve">For the </w:t>
      </w:r>
      <w:r>
        <w:rPr>
          <w:b/>
          <w:bCs/>
        </w:rPr>
        <w:t>MySQL in App</w:t>
      </w:r>
      <w:r>
        <w:t xml:space="preserve"> toggle, set to </w:t>
      </w:r>
      <w:r>
        <w:rPr>
          <w:b/>
          <w:bCs/>
        </w:rPr>
        <w:t>On</w:t>
      </w:r>
    </w:p>
    <w:p w14:paraId="4DE28F40" w14:textId="77777777" w:rsidR="00EC375C" w:rsidRDefault="009352C4">
      <w:pPr>
        <w:pStyle w:val="Compact"/>
        <w:numPr>
          <w:ilvl w:val="0"/>
          <w:numId w:val="110"/>
        </w:numPr>
      </w:pPr>
      <w:r>
        <w:t xml:space="preserve">Set the slow query log to </w:t>
      </w:r>
      <w:r>
        <w:rPr>
          <w:b/>
          <w:bCs/>
        </w:rPr>
        <w:t>On</w:t>
      </w:r>
    </w:p>
    <w:p w14:paraId="079E661E" w14:textId="77777777" w:rsidR="00EC375C" w:rsidRDefault="009352C4">
      <w:pPr>
        <w:pStyle w:val="Compact"/>
        <w:numPr>
          <w:ilvl w:val="0"/>
          <w:numId w:val="110"/>
        </w:numPr>
      </w:pPr>
      <w:r>
        <w:t xml:space="preserve">Set the general log to </w:t>
      </w:r>
      <w:r>
        <w:rPr>
          <w:b/>
          <w:bCs/>
        </w:rPr>
        <w:t>On</w:t>
      </w:r>
    </w:p>
    <w:p w14:paraId="62C03489" w14:textId="77777777" w:rsidR="00EC375C" w:rsidRDefault="009352C4">
      <w:pPr>
        <w:pStyle w:val="Compact"/>
        <w:numPr>
          <w:ilvl w:val="0"/>
          <w:numId w:val="110"/>
        </w:numPr>
      </w:pPr>
      <w:r>
        <w:t xml:space="preserve">Select </w:t>
      </w:r>
      <w:r>
        <w:rPr>
          <w:b/>
          <w:bCs/>
        </w:rPr>
        <w:t>Save</w:t>
      </w:r>
      <w:r>
        <w:t>, take note of the connection string environment variable.</w:t>
      </w:r>
    </w:p>
    <w:p w14:paraId="02AC48FC" w14:textId="77777777" w:rsidR="00EC375C" w:rsidRDefault="009352C4">
      <w:pPr>
        <w:pStyle w:val="Heading2"/>
      </w:pPr>
      <w:bookmarkStart w:id="342" w:name="_Toc91505058"/>
      <w:bookmarkStart w:id="343" w:name="import-the-database"/>
      <w:bookmarkEnd w:id="337"/>
      <w:bookmarkEnd w:id="341"/>
      <w:r>
        <w:t>Import the database</w:t>
      </w:r>
      <w:bookmarkEnd w:id="342"/>
    </w:p>
    <w:p w14:paraId="26789D87" w14:textId="77777777" w:rsidR="00EC375C" w:rsidRDefault="009352C4">
      <w:pPr>
        <w:pStyle w:val="Compact"/>
        <w:numPr>
          <w:ilvl w:val="0"/>
          <w:numId w:val="111"/>
        </w:numPr>
      </w:pPr>
      <w:r>
        <w:t xml:space="preserve">In the Data import and export section, select </w:t>
      </w:r>
      <w:r>
        <w:rPr>
          <w:b/>
          <w:bCs/>
        </w:rPr>
        <w:t>Import/Export</w:t>
      </w:r>
    </w:p>
    <w:p w14:paraId="7C3FFD70" w14:textId="77777777" w:rsidR="00EC375C" w:rsidRDefault="009352C4">
      <w:pPr>
        <w:pStyle w:val="Compact"/>
        <w:numPr>
          <w:ilvl w:val="0"/>
          <w:numId w:val="111"/>
        </w:numPr>
      </w:pPr>
      <w:r>
        <w:t xml:space="preserve">Select the </w:t>
      </w:r>
      <w:r>
        <w:rPr>
          <w:b/>
          <w:bCs/>
        </w:rPr>
        <w:t>Manage</w:t>
      </w:r>
      <w:r>
        <w:t xml:space="preserve"> link, the </w:t>
      </w:r>
      <w:r>
        <w:rPr>
          <w:rStyle w:val="VerbatimChar"/>
        </w:rPr>
        <w:t>myphpadmin</w:t>
      </w:r>
      <w:r>
        <w:t xml:space="preserve"> panel will open</w:t>
      </w:r>
    </w:p>
    <w:p w14:paraId="3DEAA7C6" w14:textId="77777777" w:rsidR="00EC375C" w:rsidRDefault="009352C4">
      <w:pPr>
        <w:pStyle w:val="Compact"/>
        <w:numPr>
          <w:ilvl w:val="0"/>
          <w:numId w:val="111"/>
        </w:numPr>
      </w:pPr>
      <w:r>
        <w:t xml:space="preserve">In the left navigation, select </w:t>
      </w:r>
      <w:r>
        <w:rPr>
          <w:b/>
          <w:bCs/>
        </w:rPr>
        <w:t>New</w:t>
      </w:r>
    </w:p>
    <w:p w14:paraId="6E333AF5" w14:textId="77777777" w:rsidR="00EC375C" w:rsidRDefault="009352C4">
      <w:pPr>
        <w:pStyle w:val="Compact"/>
        <w:numPr>
          <w:ilvl w:val="0"/>
          <w:numId w:val="111"/>
        </w:numPr>
      </w:pPr>
      <w:r>
        <w:t xml:space="preserve">For the name, type </w:t>
      </w:r>
      <w:r>
        <w:rPr>
          <w:b/>
          <w:bCs/>
        </w:rPr>
        <w:t>ContosoCoffee</w:t>
      </w:r>
    </w:p>
    <w:p w14:paraId="3E69B5A6" w14:textId="77777777" w:rsidR="00EC375C" w:rsidRDefault="009352C4">
      <w:pPr>
        <w:pStyle w:val="Compact"/>
        <w:numPr>
          <w:ilvl w:val="0"/>
          <w:numId w:val="111"/>
        </w:numPr>
      </w:pPr>
      <w:r>
        <w:t xml:space="preserve">Select the </w:t>
      </w:r>
      <w:r>
        <w:rPr>
          <w:b/>
          <w:bCs/>
        </w:rPr>
        <w:t>Import</w:t>
      </w:r>
      <w:r>
        <w:t xml:space="preserve"> tab</w:t>
      </w:r>
    </w:p>
    <w:p w14:paraId="786A89D4" w14:textId="77777777" w:rsidR="00EC375C" w:rsidRDefault="009352C4">
      <w:pPr>
        <w:pStyle w:val="Compact"/>
        <w:numPr>
          <w:ilvl w:val="0"/>
          <w:numId w:val="111"/>
        </w:numPr>
      </w:pPr>
      <w:r>
        <w:t>Browse to your export file, run it</w:t>
      </w:r>
    </w:p>
    <w:p w14:paraId="2A3672C4" w14:textId="77777777" w:rsidR="00EC375C" w:rsidRDefault="009352C4">
      <w:pPr>
        <w:pStyle w:val="Heading2"/>
      </w:pPr>
      <w:bookmarkStart w:id="344" w:name="_Toc91505059"/>
      <w:bookmarkStart w:id="345" w:name="update-the-environment-variables"/>
      <w:bookmarkEnd w:id="343"/>
      <w:r>
        <w:t>Update the environment variables</w:t>
      </w:r>
      <w:bookmarkEnd w:id="344"/>
    </w:p>
    <w:p w14:paraId="05DDA0A6" w14:textId="77777777" w:rsidR="00EC375C" w:rsidRDefault="009352C4">
      <w:pPr>
        <w:numPr>
          <w:ilvl w:val="0"/>
          <w:numId w:val="112"/>
        </w:numPr>
      </w:pPr>
      <w:r>
        <w:t xml:space="preserve">Browse to the </w:t>
      </w:r>
      <w:r>
        <w:rPr>
          <w:b/>
          <w:bCs/>
        </w:rPr>
        <w:t>mysqldevSUFFIX</w:t>
      </w:r>
      <w:r>
        <w:t xml:space="preserve"> web application</w:t>
      </w:r>
    </w:p>
    <w:p w14:paraId="2268B2CF" w14:textId="77777777" w:rsidR="00EC375C" w:rsidRDefault="009352C4">
      <w:pPr>
        <w:numPr>
          <w:ilvl w:val="0"/>
          <w:numId w:val="112"/>
        </w:numPr>
      </w:pPr>
      <w:r>
        <w:t xml:space="preserve">Under </w:t>
      </w:r>
      <w:r>
        <w:rPr>
          <w:b/>
          <w:bCs/>
        </w:rPr>
        <w:t>Development Tools</w:t>
      </w:r>
      <w:r>
        <w:t xml:space="preserve">, select </w:t>
      </w:r>
      <w:r>
        <w:rPr>
          <w:b/>
          <w:bCs/>
        </w:rPr>
        <w:t>Advanced Tools</w:t>
      </w:r>
    </w:p>
    <w:p w14:paraId="25A07303" w14:textId="77777777" w:rsidR="00EC375C" w:rsidRDefault="009352C4">
      <w:pPr>
        <w:numPr>
          <w:ilvl w:val="0"/>
          <w:numId w:val="112"/>
        </w:numPr>
      </w:pPr>
      <w:r>
        <w:t xml:space="preserve">Select </w:t>
      </w:r>
      <w:r>
        <w:rPr>
          <w:b/>
          <w:bCs/>
        </w:rPr>
        <w:t>Go-&gt;</w:t>
      </w:r>
    </w:p>
    <w:p w14:paraId="1768FC54" w14:textId="77777777" w:rsidR="00EC375C" w:rsidRDefault="009352C4">
      <w:pPr>
        <w:numPr>
          <w:ilvl w:val="0"/>
          <w:numId w:val="112"/>
        </w:numPr>
      </w:pPr>
      <w:r>
        <w:t xml:space="preserve">Select </w:t>
      </w:r>
      <w:r>
        <w:rPr>
          <w:b/>
          <w:bCs/>
        </w:rPr>
        <w:t>Debug console-&gt;CMD</w:t>
      </w:r>
    </w:p>
    <w:p w14:paraId="31A4EBDF" w14:textId="77777777" w:rsidR="00EC375C" w:rsidRDefault="009352C4">
      <w:pPr>
        <w:numPr>
          <w:ilvl w:val="0"/>
          <w:numId w:val="112"/>
        </w:numPr>
      </w:pPr>
      <w:r>
        <w:t xml:space="preserve">Browse to </w:t>
      </w:r>
      <w:r>
        <w:rPr>
          <w:b/>
          <w:bCs/>
        </w:rPr>
        <w:t>site-.wwwroot</w:t>
      </w:r>
    </w:p>
    <w:p w14:paraId="1EF99D2F" w14:textId="77777777" w:rsidR="00EC375C" w:rsidRDefault="009352C4">
      <w:pPr>
        <w:numPr>
          <w:ilvl w:val="0"/>
          <w:numId w:val="112"/>
        </w:numPr>
      </w:pPr>
      <w:r>
        <w:t xml:space="preserve">Select the </w:t>
      </w:r>
      <w:r>
        <w:rPr>
          <w:b/>
          <w:bCs/>
        </w:rPr>
        <w:t>edit</w:t>
      </w:r>
      <w:r>
        <w:t xml:space="preserve"> button for the </w:t>
      </w:r>
      <w:r>
        <w:rPr>
          <w:rStyle w:val="VerbatimChar"/>
        </w:rPr>
        <w:t>database.php</w:t>
      </w:r>
      <w:r>
        <w:t xml:space="preserve"> file</w:t>
      </w:r>
    </w:p>
    <w:p w14:paraId="690FDF60" w14:textId="77777777" w:rsidR="00EC375C" w:rsidRDefault="009352C4">
      <w:pPr>
        <w:numPr>
          <w:ilvl w:val="0"/>
          <w:numId w:val="112"/>
        </w:numPr>
      </w:pPr>
      <w:r>
        <w:t>Add the following database connection code below where you set the variables:</w:t>
      </w:r>
    </w:p>
    <w:p w14:paraId="20F954C5" w14:textId="77777777" w:rsidR="00EC375C" w:rsidRDefault="009352C4">
      <w:pPr>
        <w:pStyle w:val="TOCHeading"/>
        <w:numPr>
          <w:ilvl w:val="0"/>
          <w:numId w:val="1"/>
        </w:numPr>
      </w:pPr>
      <w:r>
        <w:rPr>
          <w:rStyle w:val="ControlFlowTok"/>
        </w:rPr>
        <w:t>foreach</w:t>
      </w:r>
      <w:r>
        <w:rPr>
          <w:rStyle w:val="NormalTok"/>
        </w:rPr>
        <w:t xml:space="preserve"> (</w:t>
      </w:r>
      <w:r>
        <w:rPr>
          <w:rStyle w:val="VariableTok"/>
        </w:rPr>
        <w:t>$_SERVER</w:t>
      </w:r>
      <w:r>
        <w:rPr>
          <w:rStyle w:val="NormalTok"/>
        </w:rPr>
        <w:t xml:space="preserve"> </w:t>
      </w:r>
      <w:r>
        <w:rPr>
          <w:rStyle w:val="KeywordTok"/>
        </w:rPr>
        <w:t>as</w:t>
      </w:r>
      <w:r>
        <w:rPr>
          <w:rStyle w:val="NormalTok"/>
        </w:rPr>
        <w:t xml:space="preserve"> </w:t>
      </w:r>
      <w:r>
        <w:rPr>
          <w:rStyle w:val="VariableTok"/>
        </w:rPr>
        <w:t>$key</w:t>
      </w:r>
      <w:r>
        <w:rPr>
          <w:rStyle w:val="NormalTok"/>
        </w:rPr>
        <w:t xml:space="preserve"> =&gt; </w:t>
      </w:r>
      <w:r>
        <w:rPr>
          <w:rStyle w:val="VariableTok"/>
        </w:rPr>
        <w:t>$value</w:t>
      </w:r>
      <w:r>
        <w:rPr>
          <w:rStyle w:val="NormalTok"/>
        </w:rPr>
        <w:t>)</w:t>
      </w:r>
      <w:r>
        <w:br/>
      </w:r>
      <w:r>
        <w:rPr>
          <w:rStyle w:val="NormalTok"/>
        </w:rPr>
        <w:t>{</w:t>
      </w:r>
      <w:r>
        <w:br/>
      </w:r>
      <w:r>
        <w:rPr>
          <w:rStyle w:val="NormalTok"/>
        </w:rPr>
        <w:t xml:space="preserve">    </w:t>
      </w:r>
      <w:r>
        <w:rPr>
          <w:rStyle w:val="ControlFlowTok"/>
        </w:rPr>
        <w:t>if</w:t>
      </w:r>
      <w:r>
        <w:rPr>
          <w:rStyle w:val="NormalTok"/>
        </w:rPr>
        <w:t xml:space="preserve"> (</w:t>
      </w:r>
      <w:r>
        <w:rPr>
          <w:rStyle w:val="FunctionTok"/>
        </w:rPr>
        <w:t>strpos</w:t>
      </w:r>
      <w:r>
        <w:rPr>
          <w:rStyle w:val="NormalTok"/>
        </w:rPr>
        <w:t>(</w:t>
      </w:r>
      <w:r>
        <w:rPr>
          <w:rStyle w:val="VariableTok"/>
        </w:rPr>
        <w:t>$key</w:t>
      </w:r>
      <w:r>
        <w:rPr>
          <w:rStyle w:val="OtherTok"/>
        </w:rPr>
        <w:t>,</w:t>
      </w:r>
      <w:r>
        <w:rPr>
          <w:rStyle w:val="NormalTok"/>
        </w:rPr>
        <w:t xml:space="preserve"> </w:t>
      </w:r>
      <w:r>
        <w:rPr>
          <w:rStyle w:val="StringTok"/>
        </w:rPr>
        <w:t>"MYSQLCONNSTR_"</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ControlFlowTok"/>
        </w:rPr>
        <w:t>continue</w:t>
      </w:r>
      <w:r>
        <w:rPr>
          <w:rStyle w:val="OtherTok"/>
        </w:rPr>
        <w:t>;</w:t>
      </w:r>
      <w:r>
        <w:br/>
      </w:r>
      <w:r>
        <w:rPr>
          <w:rStyle w:val="NormalTok"/>
        </w:rPr>
        <w:t xml:space="preserve">    }</w:t>
      </w:r>
      <w:r>
        <w:br/>
      </w:r>
      <w:r>
        <w:br/>
      </w:r>
      <w:r>
        <w:rPr>
          <w:rStyle w:val="NormalTok"/>
        </w:rPr>
        <w:t xml:space="preserve">    </w:t>
      </w:r>
      <w:r>
        <w:rPr>
          <w:rStyle w:val="VariableTok"/>
        </w:rPr>
        <w:t>$servername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"/^.*Data Source=(.+?);.*$/"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$dbname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"/^.*Database=(.+?);.*$/"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$username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"/^.*User Id=(.+?);.*$/"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$password</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"/^.*Password=(.+?)$/"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w:t>
      </w:r>
    </w:p>
    <w:p w14:paraId="1835DCD1" w14:textId="77777777" w:rsidR="00EC375C" w:rsidRDefault="009352C4">
      <w:pPr>
        <w:numPr>
          <w:ilvl w:val="0"/>
          <w:numId w:val="112"/>
        </w:numPr>
      </w:pPr>
      <w:r>
        <w:t>Remove the SSL settings code:</w:t>
      </w:r>
    </w:p>
    <w:p w14:paraId="6564E9D5" w14:textId="77777777" w:rsidR="00EC375C" w:rsidRDefault="009352C4">
      <w:pPr>
        <w:pStyle w:val="TOCHeading"/>
        <w:numPr>
          <w:ilvl w:val="0"/>
          <w:numId w:val="1"/>
        </w:numPr>
      </w:pPr>
      <w:r>
        <w:rPr>
          <w:rStyle w:val="FunctionTok"/>
        </w:rPr>
        <w:t>mysqli_ssl_set</w:t>
      </w:r>
      <w:r>
        <w:rPr>
          <w:rStyle w:val="NormalTok"/>
        </w:rPr>
        <w:t>(</w:t>
      </w:r>
      <w:r>
        <w:rPr>
          <w:rStyle w:val="VariableTok"/>
        </w:rPr>
        <w:t>$conn</w:t>
      </w:r>
      <w:r>
        <w:rPr>
          <w:rStyle w:val="OtherTok"/>
        </w:rPr>
        <w:t>,</w:t>
      </w:r>
      <w:r>
        <w:rPr>
          <w:rStyle w:val="KeywordTok"/>
        </w:rPr>
        <w:t>NULL</w:t>
      </w:r>
      <w:r>
        <w:rPr>
          <w:rStyle w:val="OtherTok"/>
        </w:rPr>
        <w:t>,</w:t>
      </w:r>
      <w:r>
        <w:rPr>
          <w:rStyle w:val="KeywordTok"/>
        </w:rPr>
        <w:t>NULL</w:t>
      </w:r>
      <w:r>
        <w:rPr>
          <w:rStyle w:val="OtherTok"/>
        </w:rPr>
        <w:t>,</w:t>
      </w:r>
      <w:r>
        <w:rPr>
          <w:rStyle w:val="NormalTok"/>
        </w:rPr>
        <w:t xml:space="preserve"> </w:t>
      </w:r>
      <w:r>
        <w:rPr>
          <w:rStyle w:val="StringTok"/>
        </w:rPr>
        <w:t>"DigiCertGlobalRootCA.crt.pem"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6B6B7B26" w14:textId="77777777" w:rsidR="00EC375C" w:rsidRDefault="009352C4">
      <w:pPr>
        <w:numPr>
          <w:ilvl w:val="0"/>
          <w:numId w:val="112"/>
        </w:numPr>
      </w:pPr>
      <w:r>
        <w:t xml:space="preserve">Select </w:t>
      </w:r>
      <w:r>
        <w:rPr>
          <w:b/>
          <w:bCs/>
        </w:rPr>
        <w:t>Save</w:t>
      </w:r>
    </w:p>
    <w:p w14:paraId="15605ACA" w14:textId="77777777" w:rsidR="00EC375C" w:rsidRDefault="009352C4">
      <w:pPr>
        <w:pStyle w:val="Heading2"/>
      </w:pPr>
      <w:bookmarkStart w:id="346" w:name="_Toc91505060"/>
      <w:bookmarkStart w:id="347" w:name="test-the-application-6"/>
      <w:bookmarkEnd w:id="345"/>
      <w:r>
        <w:t>Test the Application</w:t>
      </w:r>
      <w:bookmarkEnd w:id="346"/>
    </w:p>
    <w:p w14:paraId="2C87C622" w14:textId="77777777" w:rsidR="00EC375C" w:rsidRDefault="009352C4">
      <w:pPr>
        <w:pStyle w:val="Compact"/>
        <w:numPr>
          <w:ilvl w:val="0"/>
          <w:numId w:val="113"/>
        </w:numPr>
      </w:pPr>
      <w:r>
        <w:t xml:space="preserve">Browse to </w:t>
      </w:r>
      <w:r>
        <w:rPr>
          <w:rStyle w:val="VerbatimChar"/>
        </w:rPr>
        <w:t>https://mysqldevSUFFIX.azurewebsites.net/default.php</w:t>
      </w:r>
      <w:r>
        <w:t xml:space="preserve">, you should see </w:t>
      </w:r>
      <w:r>
        <w:rPr>
          <w:rStyle w:val="VerbatimChar"/>
        </w:rPr>
        <w:t>Hello World</w:t>
      </w:r>
    </w:p>
    <w:p w14:paraId="6FC8DC84" w14:textId="77777777" w:rsidR="00EC375C" w:rsidRDefault="009352C4">
      <w:pPr>
        <w:pStyle w:val="Compact"/>
        <w:numPr>
          <w:ilvl w:val="0"/>
          <w:numId w:val="113"/>
        </w:numPr>
      </w:pPr>
      <w:r>
        <w:t xml:space="preserve">Browse to </w:t>
      </w:r>
      <w:r>
        <w:rPr>
          <w:rStyle w:val="VerbatimChar"/>
        </w:rPr>
        <w:t>https://mysqldevSUFFIX.azurewebsites.net/database.php</w:t>
      </w:r>
      <w:r>
        <w:t>, you should see results.</w:t>
      </w:r>
    </w:p>
    <w:p w14:paraId="07C0AFD0" w14:textId="77777777" w:rsidR="00EC375C" w:rsidRDefault="009352C4">
      <w:pPr>
        <w:pStyle w:val="Heading1"/>
      </w:pPr>
      <w:bookmarkStart w:id="348" w:name="_Toc91505061"/>
      <w:bookmarkStart w:id="349" w:name="deployment-via-cicd"/>
      <w:bookmarkEnd w:id="335"/>
      <w:bookmarkEnd w:id="347"/>
      <w:r>
        <w:t>Deployment via CI/CD</w:t>
      </w:r>
      <w:bookmarkEnd w:id="348"/>
    </w:p>
    <w:p w14:paraId="06257BC8" w14:textId="77777777" w:rsidR="00EC375C" w:rsidRDefault="009352C4">
      <w:pPr>
        <w:pStyle w:val="FirstParagraph"/>
      </w:pPr>
      <w:r>
        <w:t>This is a simple app that runs PHP code to connect to a MYSQL database. Both the application and database are deployed via Docker containers.</w:t>
      </w:r>
    </w:p>
    <w:p w14:paraId="670A6A7D" w14:textId="77777777" w:rsidR="00EC375C" w:rsidRDefault="009352C4">
      <w:pPr>
        <w:pStyle w:val="Heading2"/>
      </w:pPr>
      <w:bookmarkStart w:id="350" w:name="_Toc91505062"/>
      <w:bookmarkStart w:id="351" w:name="azure-devops-option"/>
      <w:r>
        <w:t>Azure DevOps Option</w:t>
      </w:r>
      <w:bookmarkEnd w:id="350"/>
    </w:p>
    <w:p w14:paraId="15A43E84" w14:textId="77777777" w:rsidR="00EC375C" w:rsidRDefault="009352C4">
      <w:pPr>
        <w:pStyle w:val="Heading3"/>
      </w:pPr>
      <w:bookmarkStart w:id="352" w:name="create-devops-project"/>
      <w:r>
        <w:t>Create DevOps Project</w:t>
      </w:r>
    </w:p>
    <w:p w14:paraId="58FF0027" w14:textId="77777777" w:rsidR="00EC375C" w:rsidRDefault="009352C4">
      <w:pPr>
        <w:pStyle w:val="Compact"/>
        <w:numPr>
          <w:ilvl w:val="0"/>
          <w:numId w:val="114"/>
        </w:numPr>
      </w:pPr>
      <w:r>
        <w:t>Login to Azure Dev Ops (https://dev.azure.com)</w:t>
      </w:r>
    </w:p>
    <w:p w14:paraId="49B5CCD5" w14:textId="77777777" w:rsidR="00EC375C" w:rsidRDefault="009352C4">
      <w:pPr>
        <w:pStyle w:val="Compact"/>
        <w:numPr>
          <w:ilvl w:val="0"/>
          <w:numId w:val="114"/>
        </w:numPr>
      </w:pPr>
      <w:r>
        <w:t xml:space="preserve">Select </w:t>
      </w:r>
      <w:r>
        <w:rPr>
          <w:b/>
          <w:bCs/>
        </w:rPr>
        <w:t>New project</w:t>
      </w:r>
    </w:p>
    <w:p w14:paraId="5E7FDA19" w14:textId="77777777" w:rsidR="00EC375C" w:rsidRDefault="009352C4">
      <w:pPr>
        <w:pStyle w:val="Compact"/>
        <w:numPr>
          <w:ilvl w:val="0"/>
          <w:numId w:val="114"/>
        </w:numPr>
      </w:pPr>
      <w:r>
        <w:t xml:space="preserve">For the name, type </w:t>
      </w:r>
      <w:r>
        <w:rPr>
          <w:b/>
          <w:bCs/>
        </w:rPr>
        <w:t>contosocoffee</w:t>
      </w:r>
    </w:p>
    <w:p w14:paraId="69DEDF4D" w14:textId="77777777" w:rsidR="00EC375C" w:rsidRDefault="009352C4">
      <w:pPr>
        <w:pStyle w:val="Compact"/>
        <w:numPr>
          <w:ilvl w:val="0"/>
          <w:numId w:val="114"/>
        </w:numPr>
      </w:pPr>
      <w:r>
        <w:t xml:space="preserve">Select </w:t>
      </w:r>
      <w:r>
        <w:rPr>
          <w:b/>
          <w:bCs/>
        </w:rPr>
        <w:t>Create</w:t>
      </w:r>
    </w:p>
    <w:p w14:paraId="26296E3B" w14:textId="77777777" w:rsidR="00EC375C" w:rsidRDefault="009352C4">
      <w:pPr>
        <w:pStyle w:val="Heading3"/>
      </w:pPr>
      <w:bookmarkStart w:id="353" w:name="setup-git-origin-and-push-code"/>
      <w:bookmarkEnd w:id="352"/>
      <w:r>
        <w:t>Setup Git Origin and push code</w:t>
      </w:r>
    </w:p>
    <w:p w14:paraId="1E769E6F" w14:textId="77777777" w:rsidR="00EC375C" w:rsidRDefault="009352C4">
      <w:pPr>
        <w:numPr>
          <w:ilvl w:val="0"/>
          <w:numId w:val="115"/>
        </w:numPr>
      </w:pPr>
      <w:r>
        <w:t xml:space="preserve">Select </w:t>
      </w:r>
      <w:r>
        <w:rPr>
          <w:b/>
          <w:bCs/>
        </w:rPr>
        <w:t>Repos</w:t>
      </w:r>
    </w:p>
    <w:p w14:paraId="47A8C95D" w14:textId="77777777" w:rsidR="00EC375C" w:rsidRDefault="009352C4">
      <w:pPr>
        <w:numPr>
          <w:ilvl w:val="0"/>
          <w:numId w:val="115"/>
        </w:numPr>
      </w:pPr>
      <w:r>
        <w:t xml:space="preserve">In the </w:t>
      </w:r>
      <w:r>
        <w:rPr>
          <w:b/>
          <w:bCs/>
        </w:rPr>
        <w:t>Push an existing repository from command line</w:t>
      </w:r>
      <w:r>
        <w:t xml:space="preserve"> section, select the </w:t>
      </w:r>
      <w:r>
        <w:rPr>
          <w:b/>
          <w:bCs/>
        </w:rPr>
        <w:t>Copy</w:t>
      </w:r>
      <w:r>
        <w:t xml:space="preserve"> button</w:t>
      </w:r>
    </w:p>
    <w:p w14:paraId="3141C1BD" w14:textId="77777777" w:rsidR="00EC375C" w:rsidRDefault="009352C4">
      <w:pPr>
        <w:numPr>
          <w:ilvl w:val="0"/>
          <w:numId w:val="115"/>
        </w:numPr>
      </w:pPr>
      <w:r>
        <w:t>Switch to Visual Studio code</w:t>
      </w:r>
    </w:p>
    <w:p w14:paraId="42B2380B" w14:textId="77777777" w:rsidR="00EC375C" w:rsidRDefault="009352C4">
      <w:pPr>
        <w:numPr>
          <w:ilvl w:val="0"/>
          <w:numId w:val="115"/>
        </w:numPr>
      </w:pPr>
      <w:r>
        <w:t>In the terminal window, run the following:</w:t>
      </w:r>
    </w:p>
    <w:p w14:paraId="4A1CC34E" w14:textId="77777777" w:rsidR="00EC375C" w:rsidRDefault="009352C4">
      <w:pPr>
        <w:pStyle w:val="TOCHeading"/>
        <w:numPr>
          <w:ilvl w:val="0"/>
          <w:numId w:val="1"/>
        </w:numPr>
      </w:pPr>
      <w:r>
        <w:rPr>
          <w:rStyle w:val="NormalTok"/>
        </w:rPr>
        <w:t>git remote remove origin</w:t>
      </w:r>
    </w:p>
    <w:p w14:paraId="4C7D61D9" w14:textId="77777777" w:rsidR="00EC375C" w:rsidRDefault="009352C4">
      <w:pPr>
        <w:numPr>
          <w:ilvl w:val="0"/>
          <w:numId w:val="115"/>
        </w:numPr>
      </w:pPr>
      <w:r>
        <w:t xml:space="preserve">In the terminal window, paste the code you copied above, press </w:t>
      </w:r>
      <w:r>
        <w:rPr>
          <w:b/>
          <w:bCs/>
        </w:rPr>
        <w:t>ENTER</w:t>
      </w:r>
    </w:p>
    <w:p w14:paraId="011FABDC" w14:textId="77777777" w:rsidR="00EC375C" w:rsidRDefault="009352C4">
      <w:pPr>
        <w:pStyle w:val="TOCHeading"/>
        <w:numPr>
          <w:ilvl w:val="0"/>
          <w:numId w:val="1"/>
        </w:numPr>
      </w:pPr>
      <w:r>
        <w:rPr>
          <w:rStyle w:val="NormalTok"/>
        </w:rPr>
        <w:t>git remote add origin https</w:t>
      </w:r>
      <w:r>
        <w:rPr>
          <w:rStyle w:val="OperatorTok"/>
        </w:rPr>
        <w:t>://</w:t>
      </w:r>
      <w:r>
        <w:rPr>
          <w:rStyle w:val="NormalTok"/>
        </w:rPr>
        <w:t>PROJECT_NAME@dev</w:t>
      </w:r>
      <w:r>
        <w:rPr>
          <w:rStyle w:val="OperatorTok"/>
        </w:rPr>
        <w:t>.</w:t>
      </w:r>
      <w:r>
        <w:rPr>
          <w:rStyle w:val="FunctionTok"/>
        </w:rPr>
        <w:t>azure</w:t>
      </w:r>
      <w:r>
        <w:rPr>
          <w:rStyle w:val="OperatorTok"/>
        </w:rPr>
        <w:t>.</w:t>
      </w:r>
      <w:r>
        <w:rPr>
          <w:rStyle w:val="FunctionTok"/>
        </w:rPr>
        <w:t>com</w:t>
      </w:r>
      <w:r>
        <w:rPr>
          <w:rStyle w:val="OperatorTok"/>
        </w:rPr>
        <w:t>/</w:t>
      </w:r>
      <w:r>
        <w:rPr>
          <w:rStyle w:val="NormalTok"/>
        </w:rPr>
        <w:t>PROJECT_NAME</w:t>
      </w:r>
      <w:r>
        <w:rPr>
          <w:rStyle w:val="OperatorTok"/>
        </w:rPr>
        <w:t>/</w:t>
      </w:r>
      <w:r>
        <w:rPr>
          <w:rStyle w:val="NormalTok"/>
        </w:rPr>
        <w:t>contosocoffee</w:t>
      </w:r>
      <w:r>
        <w:rPr>
          <w:rStyle w:val="OperatorTok"/>
        </w:rPr>
        <w:t>/</w:t>
      </w:r>
      <w:r>
        <w:rPr>
          <w:rStyle w:val="NormalTok"/>
        </w:rPr>
        <w:t>_git</w:t>
      </w:r>
      <w:r>
        <w:rPr>
          <w:rStyle w:val="OperatorTok"/>
        </w:rPr>
        <w:t>/</w:t>
      </w:r>
      <w:r>
        <w:rPr>
          <w:rStyle w:val="NormalTok"/>
        </w:rPr>
        <w:t>contosocoffee</w:t>
      </w:r>
      <w:r>
        <w:br/>
      </w:r>
      <w:r>
        <w:rPr>
          <w:rStyle w:val="NormalTok"/>
        </w:rPr>
        <w:t xml:space="preserve">git push </w:t>
      </w:r>
      <w:r>
        <w:rPr>
          <w:rStyle w:val="OperatorTok"/>
        </w:rPr>
        <w:t>-</w:t>
      </w:r>
      <w:r>
        <w:rPr>
          <w:rStyle w:val="NormalTok"/>
        </w:rPr>
        <w:t xml:space="preserve">u origin </w:t>
      </w:r>
      <w:r>
        <w:rPr>
          <w:rStyle w:val="OperatorTok"/>
        </w:rPr>
        <w:t>--</w:t>
      </w:r>
      <w:r>
        <w:rPr>
          <w:rStyle w:val="NormalTok"/>
        </w:rPr>
        <w:t>all</w:t>
      </w:r>
    </w:p>
    <w:p w14:paraId="3710CB39" w14:textId="77777777" w:rsidR="00EC375C" w:rsidRDefault="009352C4">
      <w:pPr>
        <w:numPr>
          <w:ilvl w:val="0"/>
          <w:numId w:val="115"/>
        </w:numPr>
      </w:pPr>
      <w:r>
        <w:t>In the dialog, login using your Azure Active Directory credentials for the repo. You should see the files get pushed to the repo</w:t>
      </w:r>
    </w:p>
    <w:p w14:paraId="1A511B4F" w14:textId="77777777" w:rsidR="00EC375C" w:rsidRDefault="009352C4">
      <w:pPr>
        <w:numPr>
          <w:ilvl w:val="0"/>
          <w:numId w:val="115"/>
        </w:numPr>
      </w:pPr>
      <w:r>
        <w:t>Switch back to Azure Dev Ops, refresh the repo, you should see all the repo files</w:t>
      </w:r>
    </w:p>
    <w:p w14:paraId="34915D39" w14:textId="77777777" w:rsidR="00EC375C" w:rsidRDefault="009352C4">
      <w:pPr>
        <w:pStyle w:val="Heading3"/>
      </w:pPr>
      <w:bookmarkStart w:id="354" w:name="create-service-connection"/>
      <w:bookmarkEnd w:id="353"/>
      <w:r>
        <w:t>Create Service Connection</w:t>
      </w:r>
    </w:p>
    <w:p w14:paraId="47B21E09" w14:textId="77777777" w:rsidR="00EC375C" w:rsidRDefault="009352C4">
      <w:pPr>
        <w:numPr>
          <w:ilvl w:val="0"/>
          <w:numId w:val="116"/>
        </w:numPr>
      </w:pPr>
      <w:r>
        <w:t xml:space="preserve">Select </w:t>
      </w:r>
      <w:r>
        <w:rPr>
          <w:b/>
          <w:bCs/>
        </w:rPr>
        <w:t>Project Settings</w:t>
      </w:r>
    </w:p>
    <w:p w14:paraId="1737204E" w14:textId="77777777" w:rsidR="00EC375C" w:rsidRDefault="009352C4">
      <w:pPr>
        <w:numPr>
          <w:ilvl w:val="0"/>
          <w:numId w:val="116"/>
        </w:numPr>
      </w:pPr>
      <w:r>
        <w:t xml:space="preserve">Under </w:t>
      </w:r>
      <w:r>
        <w:rPr>
          <w:b/>
          <w:bCs/>
        </w:rPr>
        <w:t>Pipelines</w:t>
      </w:r>
      <w:r>
        <w:t xml:space="preserve">, select </w:t>
      </w:r>
      <w:r>
        <w:rPr>
          <w:b/>
          <w:bCs/>
        </w:rPr>
        <w:t>Service Connections</w:t>
      </w:r>
    </w:p>
    <w:p w14:paraId="38DF0C6E" w14:textId="77777777" w:rsidR="00EC375C" w:rsidRDefault="009352C4">
      <w:pPr>
        <w:numPr>
          <w:ilvl w:val="0"/>
          <w:numId w:val="116"/>
        </w:numPr>
      </w:pPr>
      <w:r>
        <w:t xml:space="preserve">Select </w:t>
      </w:r>
      <w:r>
        <w:rPr>
          <w:b/>
          <w:bCs/>
        </w:rPr>
        <w:t>Create service connection</w:t>
      </w:r>
    </w:p>
    <w:p w14:paraId="5FECA55C" w14:textId="77777777" w:rsidR="00EC375C" w:rsidRDefault="009352C4">
      <w:pPr>
        <w:numPr>
          <w:ilvl w:val="0"/>
          <w:numId w:val="116"/>
        </w:numPr>
      </w:pPr>
      <w:r>
        <w:t xml:space="preserve">Select </w:t>
      </w:r>
      <w:r>
        <w:rPr>
          <w:b/>
          <w:bCs/>
        </w:rPr>
        <w:t>Azure Resource Manager</w:t>
      </w:r>
    </w:p>
    <w:p w14:paraId="1490AC9E" w14:textId="77777777" w:rsidR="00EC375C" w:rsidRDefault="009352C4">
      <w:pPr>
        <w:numPr>
          <w:ilvl w:val="0"/>
          <w:numId w:val="116"/>
        </w:numPr>
      </w:pPr>
      <w:r>
        <w:t xml:space="preserve">Select </w:t>
      </w:r>
      <w:r>
        <w:rPr>
          <w:b/>
          <w:bCs/>
        </w:rPr>
        <w:t>Next</w:t>
      </w:r>
    </w:p>
    <w:p w14:paraId="0D3AD5FC" w14:textId="77777777" w:rsidR="00EC375C" w:rsidRDefault="009352C4">
      <w:pPr>
        <w:numPr>
          <w:ilvl w:val="0"/>
          <w:numId w:val="116"/>
        </w:numPr>
      </w:pPr>
      <w:r>
        <w:t xml:space="preserve">For the authentication, select </w:t>
      </w:r>
      <w:r>
        <w:rPr>
          <w:b/>
          <w:bCs/>
        </w:rPr>
        <w:t>Service principal (automatic)</w:t>
      </w:r>
    </w:p>
    <w:p w14:paraId="252FDAF2" w14:textId="77777777" w:rsidR="00EC375C" w:rsidRDefault="009352C4">
      <w:pPr>
        <w:numPr>
          <w:ilvl w:val="0"/>
          <w:numId w:val="116"/>
        </w:numPr>
      </w:pPr>
      <w:r>
        <w:t xml:space="preserve">Select </w:t>
      </w:r>
      <w:r>
        <w:rPr>
          <w:b/>
          <w:bCs/>
        </w:rPr>
        <w:t>Next</w:t>
      </w:r>
    </w:p>
    <w:p w14:paraId="37EF4ACF" w14:textId="77777777" w:rsidR="00EC375C" w:rsidRDefault="009352C4">
      <w:pPr>
        <w:numPr>
          <w:ilvl w:val="0"/>
          <w:numId w:val="116"/>
        </w:numPr>
      </w:pPr>
      <w:r>
        <w:t>Select your lab subscription and resource group</w:t>
      </w:r>
    </w:p>
    <w:p w14:paraId="7215B951" w14:textId="77777777" w:rsidR="00EC375C" w:rsidRDefault="009352C4">
      <w:pPr>
        <w:pStyle w:val="BlockText"/>
        <w:numPr>
          <w:ilvl w:val="0"/>
          <w:numId w:val="1"/>
        </w:numPr>
      </w:pPr>
      <w:r>
        <w:rPr>
          <w:b/>
          <w:bCs/>
        </w:rPr>
        <w:t>NOTE</w:t>
      </w:r>
      <w:r>
        <w:t xml:space="preserve"> If you do not see any subscriptions displayed, open Azure Dev Ops in a in-private window and try again</w:t>
      </w:r>
    </w:p>
    <w:p w14:paraId="46735BA0" w14:textId="77777777" w:rsidR="00EC375C" w:rsidRDefault="009352C4">
      <w:pPr>
        <w:numPr>
          <w:ilvl w:val="0"/>
          <w:numId w:val="116"/>
        </w:numPr>
      </w:pPr>
      <w:r>
        <w:t xml:space="preserve">For the service connection name, type </w:t>
      </w:r>
      <w:r>
        <w:rPr>
          <w:b/>
          <w:bCs/>
        </w:rPr>
        <w:t>MySQL Dev</w:t>
      </w:r>
    </w:p>
    <w:p w14:paraId="528EE510" w14:textId="77777777" w:rsidR="00EC375C" w:rsidRDefault="009352C4">
      <w:pPr>
        <w:numPr>
          <w:ilvl w:val="0"/>
          <w:numId w:val="116"/>
        </w:numPr>
      </w:pPr>
      <w:r>
        <w:t xml:space="preserve">Select </w:t>
      </w:r>
      <w:r>
        <w:rPr>
          <w:b/>
          <w:bCs/>
        </w:rPr>
        <w:t>Grant access permission to all pipelines</w:t>
      </w:r>
      <w:r>
        <w:t xml:space="preserve"> 10.Select </w:t>
      </w:r>
      <w:r>
        <w:rPr>
          <w:b/>
          <w:bCs/>
        </w:rPr>
        <w:t>Save</w:t>
      </w:r>
    </w:p>
    <w:p w14:paraId="4EF66BC8" w14:textId="77777777" w:rsidR="00EC375C" w:rsidRDefault="009352C4">
      <w:pPr>
        <w:pStyle w:val="Heading3"/>
      </w:pPr>
      <w:bookmarkStart w:id="355" w:name="create-pipeline"/>
      <w:bookmarkEnd w:id="354"/>
      <w:r>
        <w:t>Create Pipeline</w:t>
      </w:r>
    </w:p>
    <w:p w14:paraId="5E91B0BF" w14:textId="77777777" w:rsidR="00EC375C" w:rsidRDefault="009352C4">
      <w:pPr>
        <w:pStyle w:val="Compact"/>
        <w:numPr>
          <w:ilvl w:val="0"/>
          <w:numId w:val="117"/>
        </w:numPr>
      </w:pPr>
      <w:r>
        <w:t xml:space="preserve">Select </w:t>
      </w:r>
      <w:r>
        <w:rPr>
          <w:b/>
          <w:bCs/>
        </w:rPr>
        <w:t>Pipelines</w:t>
      </w:r>
    </w:p>
    <w:p w14:paraId="1636681B" w14:textId="77777777" w:rsidR="00EC375C" w:rsidRDefault="009352C4">
      <w:pPr>
        <w:pStyle w:val="Compact"/>
        <w:numPr>
          <w:ilvl w:val="0"/>
          <w:numId w:val="117"/>
        </w:numPr>
      </w:pPr>
      <w:r>
        <w:t xml:space="preserve">Select </w:t>
      </w:r>
      <w:r>
        <w:rPr>
          <w:b/>
          <w:bCs/>
        </w:rPr>
        <w:t>Set up build</w:t>
      </w:r>
    </w:p>
    <w:p w14:paraId="404489AF" w14:textId="77777777" w:rsidR="00EC375C" w:rsidRDefault="009352C4">
      <w:pPr>
        <w:pStyle w:val="Compact"/>
        <w:numPr>
          <w:ilvl w:val="0"/>
          <w:numId w:val="117"/>
        </w:numPr>
      </w:pPr>
      <w:r>
        <w:t xml:space="preserve">Select </w:t>
      </w:r>
      <w:r>
        <w:rPr>
          <w:b/>
          <w:bCs/>
        </w:rPr>
        <w:t>Existing Azure Pipelines YAML file</w:t>
      </w:r>
    </w:p>
    <w:p w14:paraId="2062C90E" w14:textId="77777777" w:rsidR="00EC375C" w:rsidRDefault="009352C4">
      <w:pPr>
        <w:pStyle w:val="Compact"/>
        <w:numPr>
          <w:ilvl w:val="0"/>
          <w:numId w:val="117"/>
        </w:numPr>
      </w:pPr>
      <w:r>
        <w:t xml:space="preserve">Select the </w:t>
      </w:r>
      <w:r>
        <w:rPr>
          <w:b/>
          <w:bCs/>
        </w:rPr>
        <w:t>/azure-pipelines.yaml</w:t>
      </w:r>
      <w:r>
        <w:t xml:space="preserve"> file</w:t>
      </w:r>
    </w:p>
    <w:p w14:paraId="08C7E6B2" w14:textId="77777777" w:rsidR="00EC375C" w:rsidRDefault="009352C4">
      <w:pPr>
        <w:pStyle w:val="Compact"/>
        <w:numPr>
          <w:ilvl w:val="0"/>
          <w:numId w:val="117"/>
        </w:numPr>
      </w:pPr>
      <w:r>
        <w:t xml:space="preserve">Select </w:t>
      </w:r>
      <w:r>
        <w:rPr>
          <w:b/>
          <w:bCs/>
        </w:rPr>
        <w:t>Continue</w:t>
      </w:r>
    </w:p>
    <w:p w14:paraId="77E9EE83" w14:textId="77777777" w:rsidR="00EC375C" w:rsidRDefault="009352C4">
      <w:pPr>
        <w:pStyle w:val="Compact"/>
        <w:numPr>
          <w:ilvl w:val="0"/>
          <w:numId w:val="117"/>
        </w:numPr>
      </w:pPr>
      <w:r>
        <w:t xml:space="preserve">Select </w:t>
      </w:r>
      <w:r>
        <w:rPr>
          <w:b/>
          <w:bCs/>
        </w:rPr>
        <w:t>Run</w:t>
      </w:r>
    </w:p>
    <w:p w14:paraId="64700C1A" w14:textId="77777777" w:rsidR="00EC375C" w:rsidRDefault="009352C4">
      <w:pPr>
        <w:pStyle w:val="Heading3"/>
      </w:pPr>
      <w:bookmarkStart w:id="356" w:name="create-release"/>
      <w:bookmarkEnd w:id="355"/>
      <w:r>
        <w:t>Create Release</w:t>
      </w:r>
    </w:p>
    <w:p w14:paraId="398D2CAB" w14:textId="77777777" w:rsidR="00EC375C" w:rsidRDefault="009352C4">
      <w:pPr>
        <w:pStyle w:val="Compact"/>
        <w:numPr>
          <w:ilvl w:val="0"/>
          <w:numId w:val="118"/>
        </w:numPr>
      </w:pPr>
      <w:r>
        <w:t xml:space="preserve">Select </w:t>
      </w:r>
      <w:r>
        <w:rPr>
          <w:b/>
          <w:bCs/>
        </w:rPr>
        <w:t>Releases</w:t>
      </w:r>
    </w:p>
    <w:p w14:paraId="77F7732F" w14:textId="77777777" w:rsidR="00EC375C" w:rsidRDefault="009352C4">
      <w:pPr>
        <w:pStyle w:val="Compact"/>
        <w:numPr>
          <w:ilvl w:val="0"/>
          <w:numId w:val="118"/>
        </w:numPr>
      </w:pPr>
      <w:r>
        <w:t xml:space="preserve">Select </w:t>
      </w:r>
      <w:r>
        <w:rPr>
          <w:b/>
          <w:bCs/>
        </w:rPr>
        <w:t>New pipeline</w:t>
      </w:r>
    </w:p>
    <w:p w14:paraId="6B0AD4D2" w14:textId="77777777" w:rsidR="00EC375C" w:rsidRDefault="009352C4">
      <w:pPr>
        <w:pStyle w:val="Compact"/>
        <w:numPr>
          <w:ilvl w:val="0"/>
          <w:numId w:val="118"/>
        </w:numPr>
      </w:pPr>
      <w:r>
        <w:t xml:space="preserve">Select the </w:t>
      </w:r>
      <w:r>
        <w:rPr>
          <w:b/>
          <w:bCs/>
        </w:rPr>
        <w:t>Azure App Service Deployment</w:t>
      </w:r>
    </w:p>
    <w:p w14:paraId="19937B25" w14:textId="77777777" w:rsidR="00EC375C" w:rsidRDefault="009352C4">
      <w:pPr>
        <w:pStyle w:val="Compact"/>
        <w:numPr>
          <w:ilvl w:val="0"/>
          <w:numId w:val="118"/>
        </w:numPr>
      </w:pPr>
      <w:r>
        <w:t xml:space="preserve">Select </w:t>
      </w:r>
      <w:r>
        <w:rPr>
          <w:b/>
          <w:bCs/>
        </w:rPr>
        <w:t>Apply</w:t>
      </w:r>
    </w:p>
    <w:p w14:paraId="49E801D9" w14:textId="77777777" w:rsidR="00EC375C" w:rsidRDefault="009352C4">
      <w:pPr>
        <w:pStyle w:val="Compact"/>
        <w:numPr>
          <w:ilvl w:val="0"/>
          <w:numId w:val="118"/>
        </w:numPr>
      </w:pPr>
      <w:r>
        <w:t xml:space="preserve">In the </w:t>
      </w:r>
      <w:r>
        <w:rPr>
          <w:b/>
          <w:bCs/>
        </w:rPr>
        <w:t>Artifacts</w:t>
      </w:r>
      <w:r>
        <w:t xml:space="preserve"> section, select the </w:t>
      </w:r>
      <w:r>
        <w:rPr>
          <w:b/>
          <w:bCs/>
        </w:rPr>
        <w:t>Add an artifact</w:t>
      </w:r>
      <w:r>
        <w:t xml:space="preserve"> shape</w:t>
      </w:r>
    </w:p>
    <w:p w14:paraId="649BBFA4" w14:textId="77777777" w:rsidR="00EC375C" w:rsidRDefault="009352C4">
      <w:pPr>
        <w:pStyle w:val="Compact"/>
        <w:numPr>
          <w:ilvl w:val="0"/>
          <w:numId w:val="118"/>
        </w:numPr>
      </w:pPr>
      <w:r>
        <w:t xml:space="preserve">For the project, select </w:t>
      </w:r>
      <w:r>
        <w:rPr>
          <w:b/>
          <w:bCs/>
        </w:rPr>
        <w:t>contosocoffee</w:t>
      </w:r>
    </w:p>
    <w:p w14:paraId="4613E04D" w14:textId="77777777" w:rsidR="00EC375C" w:rsidRDefault="009352C4">
      <w:pPr>
        <w:pStyle w:val="Compact"/>
        <w:numPr>
          <w:ilvl w:val="0"/>
          <w:numId w:val="118"/>
        </w:numPr>
      </w:pPr>
      <w:r>
        <w:t xml:space="preserve">For the source, select </w:t>
      </w:r>
      <w:r>
        <w:rPr>
          <w:b/>
          <w:bCs/>
        </w:rPr>
        <w:t>contosocoffee</w:t>
      </w:r>
    </w:p>
    <w:p w14:paraId="0390CF21" w14:textId="77777777" w:rsidR="00EC375C" w:rsidRDefault="009352C4">
      <w:pPr>
        <w:pStyle w:val="Compact"/>
        <w:numPr>
          <w:ilvl w:val="0"/>
          <w:numId w:val="118"/>
        </w:numPr>
      </w:pPr>
      <w:r>
        <w:t xml:space="preserve">Select </w:t>
      </w:r>
      <w:r>
        <w:rPr>
          <w:b/>
          <w:bCs/>
        </w:rPr>
        <w:t>Add</w:t>
      </w:r>
    </w:p>
    <w:p w14:paraId="6566E0B4" w14:textId="77777777" w:rsidR="00EC375C" w:rsidRDefault="009352C4">
      <w:pPr>
        <w:pStyle w:val="Heading3"/>
      </w:pPr>
      <w:bookmarkStart w:id="357" w:name="commit-changes"/>
      <w:bookmarkEnd w:id="356"/>
      <w:r>
        <w:t>Commit changes</w:t>
      </w:r>
    </w:p>
    <w:p w14:paraId="36C750AD" w14:textId="77777777" w:rsidR="00EC375C" w:rsidRDefault="009352C4">
      <w:pPr>
        <w:numPr>
          <w:ilvl w:val="0"/>
          <w:numId w:val="119"/>
        </w:numPr>
      </w:pPr>
      <w:r>
        <w:t>Run the following:</w:t>
      </w:r>
    </w:p>
    <w:p w14:paraId="176EDD48" w14:textId="77777777" w:rsidR="00EC375C" w:rsidRDefault="009352C4">
      <w:pPr>
        <w:pStyle w:val="TOCHeading"/>
        <w:numPr>
          <w:ilvl w:val="0"/>
          <w:numId w:val="1"/>
        </w:numPr>
      </w:pPr>
      <w:r>
        <w:rPr>
          <w:rStyle w:val="NormalTok"/>
        </w:rPr>
        <w:t xml:space="preserve">git add </w:t>
      </w:r>
      <w:r>
        <w:rPr>
          <w:rStyle w:val="OperatorTok"/>
        </w:rPr>
        <w:t>-</w:t>
      </w:r>
      <w:r>
        <w:rPr>
          <w:rStyle w:val="NormalTok"/>
        </w:rPr>
        <w:t>A</w:t>
      </w:r>
      <w:r>
        <w:br/>
      </w:r>
      <w:r>
        <w:rPr>
          <w:rStyle w:val="NormalTok"/>
        </w:rPr>
        <w:t xml:space="preserve">git commit </w:t>
      </w:r>
      <w:r>
        <w:rPr>
          <w:rStyle w:val="OperatorTok"/>
        </w:rPr>
        <w:t>-</w:t>
      </w:r>
      <w:r>
        <w:rPr>
          <w:rStyle w:val="NormalTok"/>
        </w:rPr>
        <w:t xml:space="preserve">a </w:t>
      </w:r>
      <w:r>
        <w:rPr>
          <w:rStyle w:val="OperatorTok"/>
        </w:rPr>
        <w:t>-</w:t>
      </w:r>
      <w:r>
        <w:rPr>
          <w:rStyle w:val="NormalTok"/>
        </w:rPr>
        <w:t xml:space="preserve">m </w:t>
      </w:r>
      <w:r>
        <w:rPr>
          <w:rStyle w:val="StringTok"/>
        </w:rPr>
        <w:t>"Pipeline settings"</w:t>
      </w:r>
      <w:r>
        <w:br/>
      </w:r>
      <w:r>
        <w:rPr>
          <w:rStyle w:val="NormalTok"/>
        </w:rPr>
        <w:t>git push</w:t>
      </w:r>
    </w:p>
    <w:p w14:paraId="132BE43B" w14:textId="77777777" w:rsidR="00EC375C" w:rsidRDefault="009352C4">
      <w:pPr>
        <w:pStyle w:val="Heading3"/>
      </w:pPr>
      <w:bookmarkStart w:id="358" w:name="perform-the-deployment"/>
      <w:bookmarkEnd w:id="357"/>
      <w:r>
        <w:t>Perform the deployment</w:t>
      </w:r>
    </w:p>
    <w:p w14:paraId="15DF7371" w14:textId="77777777" w:rsidR="00EC375C" w:rsidRDefault="009352C4">
      <w:pPr>
        <w:pStyle w:val="Compact"/>
        <w:numPr>
          <w:ilvl w:val="0"/>
          <w:numId w:val="120"/>
        </w:numPr>
      </w:pPr>
      <w:r>
        <w:t>TODO</w:t>
      </w:r>
    </w:p>
    <w:p w14:paraId="385C7EE2" w14:textId="77777777" w:rsidR="00EC375C" w:rsidRDefault="009352C4">
      <w:pPr>
        <w:pStyle w:val="Heading3"/>
      </w:pPr>
      <w:bookmarkStart w:id="359" w:name="test-the-devops-deployment"/>
      <w:bookmarkEnd w:id="358"/>
      <w:r>
        <w:t>Test the DevOps deployment</w:t>
      </w:r>
    </w:p>
    <w:p w14:paraId="4F7C6CDB" w14:textId="77777777" w:rsidR="00EC375C" w:rsidRDefault="009352C4">
      <w:pPr>
        <w:pStyle w:val="Compact"/>
        <w:numPr>
          <w:ilvl w:val="0"/>
          <w:numId w:val="121"/>
        </w:numPr>
      </w:pPr>
      <w:r>
        <w:t xml:space="preserve">Browse to </w:t>
      </w:r>
      <w:r>
        <w:rPr>
          <w:rStyle w:val="VerbatimChar"/>
        </w:rPr>
        <w:t>https://mysqldevSUFFIX.azurewebsites.net/default.php</w:t>
      </w:r>
      <w:r>
        <w:t xml:space="preserve">, you should see </w:t>
      </w:r>
      <w:r>
        <w:rPr>
          <w:rStyle w:val="VerbatimChar"/>
        </w:rPr>
        <w:t>Hello World</w:t>
      </w:r>
    </w:p>
    <w:p w14:paraId="7368F5B5" w14:textId="77777777" w:rsidR="00EC375C" w:rsidRDefault="009352C4">
      <w:pPr>
        <w:pStyle w:val="Compact"/>
        <w:numPr>
          <w:ilvl w:val="0"/>
          <w:numId w:val="121"/>
        </w:numPr>
      </w:pPr>
      <w:r>
        <w:t xml:space="preserve">Browse to </w:t>
      </w:r>
      <w:r>
        <w:rPr>
          <w:rStyle w:val="VerbatimChar"/>
        </w:rPr>
        <w:t>https://mysqldevSUFFIX.azurewebsites.net/database.php</w:t>
      </w:r>
      <w:r>
        <w:t>, you should see results.</w:t>
      </w:r>
    </w:p>
    <w:p w14:paraId="1CA70D07" w14:textId="77777777" w:rsidR="00EC375C" w:rsidRDefault="009352C4">
      <w:pPr>
        <w:pStyle w:val="Heading2"/>
      </w:pPr>
      <w:bookmarkStart w:id="360" w:name="_Toc91505063"/>
      <w:bookmarkStart w:id="361" w:name="github-option"/>
      <w:bookmarkEnd w:id="351"/>
      <w:bookmarkEnd w:id="359"/>
      <w:r>
        <w:t>GitHub Option</w:t>
      </w:r>
      <w:bookmarkEnd w:id="360"/>
    </w:p>
    <w:p w14:paraId="4FAB8B27" w14:textId="77777777" w:rsidR="00EC375C" w:rsidRDefault="009352C4">
      <w:pPr>
        <w:pStyle w:val="Heading3"/>
      </w:pPr>
      <w:bookmarkStart w:id="362" w:name="create-github-repo"/>
      <w:r>
        <w:t>Create Github repo</w:t>
      </w:r>
    </w:p>
    <w:p w14:paraId="03062732" w14:textId="77777777" w:rsidR="00EC375C" w:rsidRDefault="009352C4">
      <w:pPr>
        <w:pStyle w:val="Compact"/>
        <w:numPr>
          <w:ilvl w:val="0"/>
          <w:numId w:val="122"/>
        </w:numPr>
      </w:pPr>
      <w:r>
        <w:t>Browse to https://github.com</w:t>
      </w:r>
    </w:p>
    <w:p w14:paraId="1E1A5C58" w14:textId="77777777" w:rsidR="00EC375C" w:rsidRDefault="009352C4">
      <w:pPr>
        <w:pStyle w:val="Compact"/>
        <w:numPr>
          <w:ilvl w:val="0"/>
          <w:numId w:val="122"/>
        </w:numPr>
      </w:pPr>
      <w:r>
        <w:t>Login with your GitHub credentials</w:t>
      </w:r>
    </w:p>
    <w:p w14:paraId="745551C4" w14:textId="77777777" w:rsidR="00EC375C" w:rsidRDefault="009352C4">
      <w:pPr>
        <w:pStyle w:val="Compact"/>
        <w:numPr>
          <w:ilvl w:val="0"/>
          <w:numId w:val="122"/>
        </w:numPr>
      </w:pPr>
      <w:r>
        <w:t xml:space="preserve">In the top right, select the </w:t>
      </w:r>
      <w:r>
        <w:rPr>
          <w:b/>
          <w:bCs/>
        </w:rPr>
        <w:t>+</w:t>
      </w:r>
      <w:r>
        <w:t xml:space="preserve"> then select </w:t>
      </w:r>
      <w:r>
        <w:rPr>
          <w:b/>
          <w:bCs/>
        </w:rPr>
        <w:t>New repository</w:t>
      </w:r>
    </w:p>
    <w:p w14:paraId="082ECD15" w14:textId="77777777" w:rsidR="00EC375C" w:rsidRDefault="009352C4">
      <w:pPr>
        <w:pStyle w:val="Compact"/>
        <w:numPr>
          <w:ilvl w:val="0"/>
          <w:numId w:val="122"/>
        </w:numPr>
      </w:pPr>
      <w:r>
        <w:t xml:space="preserve">For the name, type </w:t>
      </w:r>
      <w:r>
        <w:rPr>
          <w:b/>
          <w:bCs/>
        </w:rPr>
        <w:t>contosocoffee</w:t>
      </w:r>
    </w:p>
    <w:p w14:paraId="067E624B" w14:textId="77777777" w:rsidR="00EC375C" w:rsidRDefault="009352C4">
      <w:pPr>
        <w:pStyle w:val="Compact"/>
        <w:numPr>
          <w:ilvl w:val="0"/>
          <w:numId w:val="122"/>
        </w:numPr>
      </w:pPr>
      <w:r>
        <w:t xml:space="preserve">Select </w:t>
      </w:r>
      <w:r>
        <w:rPr>
          <w:b/>
          <w:bCs/>
        </w:rPr>
        <w:t>Create repository</w:t>
      </w:r>
    </w:p>
    <w:p w14:paraId="398D8B8C" w14:textId="77777777" w:rsidR="00EC375C" w:rsidRDefault="009352C4">
      <w:pPr>
        <w:pStyle w:val="Heading3"/>
      </w:pPr>
      <w:bookmarkStart w:id="363" w:name="upload-your-application"/>
      <w:bookmarkEnd w:id="362"/>
      <w:r>
        <w:t>Upload your application</w:t>
      </w:r>
    </w:p>
    <w:p w14:paraId="062F4B76" w14:textId="77777777" w:rsidR="00EC375C" w:rsidRDefault="009352C4">
      <w:pPr>
        <w:numPr>
          <w:ilvl w:val="0"/>
          <w:numId w:val="123"/>
        </w:numPr>
      </w:pPr>
      <w:r>
        <w:t>Switch to Visual Studio code</w:t>
      </w:r>
    </w:p>
    <w:p w14:paraId="5F6E99EC" w14:textId="77777777" w:rsidR="00EC375C" w:rsidRDefault="009352C4">
      <w:pPr>
        <w:numPr>
          <w:ilvl w:val="0"/>
          <w:numId w:val="123"/>
        </w:numPr>
      </w:pPr>
      <w:r>
        <w:t>In the terminal window, run the following:</w:t>
      </w:r>
    </w:p>
    <w:p w14:paraId="3113EB72" w14:textId="77777777" w:rsidR="00EC375C" w:rsidRDefault="009352C4">
      <w:pPr>
        <w:pStyle w:val="TOCHeading"/>
        <w:numPr>
          <w:ilvl w:val="0"/>
          <w:numId w:val="1"/>
        </w:numPr>
      </w:pPr>
      <w:r>
        <w:rPr>
          <w:rStyle w:val="NormalTok"/>
        </w:rPr>
        <w:t>git remote remove origin</w:t>
      </w:r>
    </w:p>
    <w:p w14:paraId="643C3FCA" w14:textId="77777777" w:rsidR="00EC375C" w:rsidRDefault="009352C4">
      <w:pPr>
        <w:numPr>
          <w:ilvl w:val="0"/>
          <w:numId w:val="123"/>
        </w:numPr>
      </w:pPr>
      <w:r>
        <w:t xml:space="preserve">In the terminal window, paste the code you copied above, press </w:t>
      </w:r>
      <w:r>
        <w:rPr>
          <w:b/>
          <w:bCs/>
        </w:rPr>
        <w:t>ENTER</w:t>
      </w:r>
    </w:p>
    <w:p w14:paraId="76681E3E" w14:textId="77777777" w:rsidR="00EC375C" w:rsidRDefault="009352C4">
      <w:pPr>
        <w:pStyle w:val="TOCHeading"/>
        <w:numPr>
          <w:ilvl w:val="0"/>
          <w:numId w:val="1"/>
        </w:numPr>
      </w:pPr>
      <w:r>
        <w:rPr>
          <w:rStyle w:val="NormalTok"/>
        </w:rPr>
        <w:t>git remote add origin https</w:t>
      </w:r>
      <w:r>
        <w:rPr>
          <w:rStyle w:val="OperatorTok"/>
        </w:rPr>
        <w:t>://</w:t>
      </w:r>
      <w:r>
        <w:rPr>
          <w:rStyle w:val="NormalTok"/>
        </w:rPr>
        <w:t>github</w:t>
      </w:r>
      <w:r>
        <w:rPr>
          <w:rStyle w:val="OperatorTok"/>
        </w:rPr>
        <w:t>.</w:t>
      </w:r>
      <w:r>
        <w:rPr>
          <w:rStyle w:val="FunctionTok"/>
        </w:rPr>
        <w:t>com</w:t>
      </w:r>
      <w:r>
        <w:rPr>
          <w:rStyle w:val="OperatorTok"/>
        </w:rPr>
        <w:t>/</w:t>
      </w:r>
      <w:r>
        <w:rPr>
          <w:rStyle w:val="NormalTok"/>
        </w:rPr>
        <w:t>USERNAME</w:t>
      </w:r>
      <w:r>
        <w:rPr>
          <w:rStyle w:val="OperatorTok"/>
        </w:rPr>
        <w:t>/</w:t>
      </w:r>
      <w:r>
        <w:rPr>
          <w:rStyle w:val="NormalTok"/>
        </w:rPr>
        <w:t>contosocoffee</w:t>
      </w:r>
      <w:r>
        <w:rPr>
          <w:rStyle w:val="OperatorTok"/>
        </w:rPr>
        <w:t>.</w:t>
      </w:r>
      <w:r>
        <w:rPr>
          <w:rStyle w:val="FunctionTok"/>
        </w:rPr>
        <w:t>git</w:t>
      </w:r>
      <w:r>
        <w:br/>
      </w:r>
      <w:r>
        <w:rPr>
          <w:rStyle w:val="NormalTok"/>
        </w:rPr>
        <w:t xml:space="preserve">git branch </w:t>
      </w:r>
      <w:r>
        <w:rPr>
          <w:rStyle w:val="OperatorTok"/>
        </w:rPr>
        <w:t>-</w:t>
      </w:r>
      <w:r>
        <w:rPr>
          <w:rStyle w:val="NormalTok"/>
        </w:rPr>
        <w:t>M main</w:t>
      </w:r>
      <w:r>
        <w:br/>
      </w:r>
      <w:r>
        <w:rPr>
          <w:rStyle w:val="NormalTok"/>
        </w:rPr>
        <w:t xml:space="preserve">git push </w:t>
      </w:r>
      <w:r>
        <w:rPr>
          <w:rStyle w:val="OperatorTok"/>
        </w:rPr>
        <w:t>-</w:t>
      </w:r>
      <w:r>
        <w:rPr>
          <w:rStyle w:val="NormalTok"/>
        </w:rPr>
        <w:t>u origin main</w:t>
      </w:r>
    </w:p>
    <w:p w14:paraId="135D2604" w14:textId="77777777" w:rsidR="00EC375C" w:rsidRDefault="009352C4">
      <w:pPr>
        <w:numPr>
          <w:ilvl w:val="0"/>
          <w:numId w:val="123"/>
        </w:numPr>
      </w:pPr>
      <w:r>
        <w:t>In the dialog, login using your Azure Active Directory credentials for the repo. You should see the files get pushed to the repo</w:t>
      </w:r>
    </w:p>
    <w:p w14:paraId="778813BC" w14:textId="77777777" w:rsidR="00EC375C" w:rsidRDefault="009352C4">
      <w:pPr>
        <w:numPr>
          <w:ilvl w:val="0"/>
          <w:numId w:val="123"/>
        </w:numPr>
      </w:pPr>
      <w:r>
        <w:t>Switch back to GitHub, refresh the repo, you should see all the repo files</w:t>
      </w:r>
    </w:p>
    <w:p w14:paraId="3A69FA8C" w14:textId="77777777" w:rsidR="00EC375C" w:rsidRDefault="009352C4">
      <w:pPr>
        <w:pStyle w:val="Heading3"/>
      </w:pPr>
      <w:bookmarkStart w:id="364" w:name="deploy-the-code"/>
      <w:bookmarkEnd w:id="363"/>
      <w:r>
        <w:t>Deploy the code</w:t>
      </w:r>
    </w:p>
    <w:p w14:paraId="0EBDB264" w14:textId="77777777" w:rsidR="00EC375C" w:rsidRDefault="009352C4">
      <w:pPr>
        <w:pStyle w:val="Compact"/>
        <w:numPr>
          <w:ilvl w:val="0"/>
          <w:numId w:val="124"/>
        </w:numPr>
      </w:pPr>
      <w:r>
        <w:t>TODO</w:t>
      </w:r>
    </w:p>
    <w:p w14:paraId="1E715E87" w14:textId="77777777" w:rsidR="00EC375C" w:rsidRDefault="009352C4">
      <w:pPr>
        <w:pStyle w:val="Heading3"/>
      </w:pPr>
      <w:bookmarkStart w:id="365" w:name="test-the-github-deployment"/>
      <w:bookmarkEnd w:id="364"/>
      <w:r>
        <w:t>Test the GitHub deployment</w:t>
      </w:r>
    </w:p>
    <w:p w14:paraId="7E441D5B" w14:textId="77777777" w:rsidR="00EC375C" w:rsidRDefault="009352C4">
      <w:pPr>
        <w:pStyle w:val="Compact"/>
        <w:numPr>
          <w:ilvl w:val="0"/>
          <w:numId w:val="125"/>
        </w:numPr>
      </w:pPr>
      <w:r>
        <w:t xml:space="preserve">Browse to </w:t>
      </w:r>
      <w:r>
        <w:rPr>
          <w:rStyle w:val="VerbatimChar"/>
        </w:rPr>
        <w:t>https://mysqldevSUFFIX.azurewebsites.net/default.php</w:t>
      </w:r>
      <w:r>
        <w:t xml:space="preserve">, you should see </w:t>
      </w:r>
      <w:r>
        <w:rPr>
          <w:rStyle w:val="VerbatimChar"/>
        </w:rPr>
        <w:t>Hello World</w:t>
      </w:r>
    </w:p>
    <w:p w14:paraId="162734BB" w14:textId="77777777" w:rsidR="00EC375C" w:rsidRDefault="009352C4">
      <w:pPr>
        <w:pStyle w:val="Compact"/>
        <w:numPr>
          <w:ilvl w:val="0"/>
          <w:numId w:val="125"/>
        </w:numPr>
      </w:pPr>
      <w:r>
        <w:t xml:space="preserve">Browse to </w:t>
      </w:r>
      <w:r>
        <w:rPr>
          <w:rStyle w:val="VerbatimChar"/>
        </w:rPr>
        <w:t>https://mysqldevSUFFIX.azurewebsites.net/database.php</w:t>
      </w:r>
      <w:r>
        <w:t>, you should see results.</w:t>
      </w:r>
    </w:p>
    <w:p w14:paraId="791EA965" w14:textId="77777777" w:rsidR="00EC375C" w:rsidRDefault="009352C4">
      <w:pPr>
        <w:pStyle w:val="Heading1"/>
      </w:pPr>
      <w:bookmarkStart w:id="366" w:name="_Toc91505064"/>
      <w:bookmarkStart w:id="367" w:name="migrate-to-docker-containers"/>
      <w:bookmarkEnd w:id="349"/>
      <w:bookmarkEnd w:id="361"/>
      <w:bookmarkEnd w:id="365"/>
      <w:r>
        <w:t>Migrate to Docker Containers</w:t>
      </w:r>
      <w:bookmarkEnd w:id="366"/>
    </w:p>
    <w:p w14:paraId="28558220" w14:textId="77777777" w:rsidR="00EC375C" w:rsidRDefault="009352C4">
      <w:pPr>
        <w:pStyle w:val="FirstParagraph"/>
      </w:pPr>
      <w:r>
        <w:t>This is a simple app that runs PHP code to connect to a MYSQL database. Both the application and database are deployed via Docker containers.</w:t>
      </w:r>
    </w:p>
    <w:p w14:paraId="736DD7F8" w14:textId="77777777" w:rsidR="00EC375C" w:rsidRDefault="009352C4">
      <w:pPr>
        <w:pStyle w:val="Heading2"/>
      </w:pPr>
      <w:bookmarkStart w:id="368" w:name="_Toc91505065"/>
      <w:bookmarkStart w:id="369" w:name="migrate-application-to-docker"/>
      <w:r>
        <w:t>Migrate Application to Docker</w:t>
      </w:r>
      <w:bookmarkEnd w:id="368"/>
    </w:p>
    <w:p w14:paraId="580336D5" w14:textId="77777777" w:rsidR="00EC375C" w:rsidRDefault="009352C4">
      <w:pPr>
        <w:pStyle w:val="Heading3"/>
      </w:pPr>
      <w:bookmarkStart w:id="370" w:name="migrate-to-env-variables"/>
      <w:r>
        <w:t>Migrate to ENV variables</w:t>
      </w:r>
    </w:p>
    <w:p w14:paraId="0E5B7F65" w14:textId="77777777" w:rsidR="00EC375C" w:rsidRDefault="009352C4">
      <w:pPr>
        <w:numPr>
          <w:ilvl w:val="0"/>
          <w:numId w:val="126"/>
        </w:numPr>
      </w:pPr>
      <w:r>
        <w:t xml:space="preserve">Update the your php MySQL connection environment variables by removing the </w:t>
      </w:r>
      <w:r>
        <w:rPr>
          <w:rStyle w:val="VerbatimChar"/>
        </w:rPr>
        <w:t>APPSETTING_</w:t>
      </w:r>
      <w:r>
        <w:t xml:space="preserve"> from each:</w:t>
      </w:r>
    </w:p>
    <w:p w14:paraId="6732FC63" w14:textId="77777777" w:rsidR="00EC375C" w:rsidRDefault="009352C4">
      <w:pPr>
        <w:pStyle w:val="TOCHeading"/>
        <w:numPr>
          <w:ilvl w:val="0"/>
          <w:numId w:val="1"/>
        </w:numPr>
      </w:pPr>
      <w:r>
        <w:rPr>
          <w:rStyle w:val="VariableTok"/>
        </w:rPr>
        <w:t>$servername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"MYSQL_SERVERNAME"</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"MYSQL_PASSWORD"</w:t>
      </w:r>
      <w:r>
        <w:rPr>
          <w:rStyle w:val="NormalTok"/>
        </w:rPr>
        <w:t>)</w:t>
      </w:r>
      <w:r>
        <w:rPr>
          <w:rStyle w:val="OtherTok"/>
        </w:rPr>
        <w:t>;</w:t>
      </w:r>
      <w:r>
        <w:br/>
      </w:r>
      <w:r>
        <w:rPr>
          <w:rStyle w:val="VariableTok"/>
        </w:rPr>
        <w:t>$dbname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"MYSQL_DATABASE"</w:t>
      </w:r>
      <w:r>
        <w:rPr>
          <w:rStyle w:val="NormalTok"/>
        </w:rPr>
        <w:t>)</w:t>
      </w:r>
      <w:r>
        <w:rPr>
          <w:rStyle w:val="OtherTok"/>
        </w:rPr>
        <w:t>;</w:t>
      </w:r>
    </w:p>
    <w:p w14:paraId="2A0952BC" w14:textId="77777777" w:rsidR="00EC375C" w:rsidRDefault="009352C4">
      <w:pPr>
        <w:pStyle w:val="Heading3"/>
      </w:pPr>
      <w:bookmarkStart w:id="371" w:name="download-docker-container"/>
      <w:bookmarkEnd w:id="370"/>
      <w:r>
        <w:t>Download Docker container</w:t>
      </w:r>
    </w:p>
    <w:p w14:paraId="42B7B7EF" w14:textId="77777777" w:rsidR="00EC375C" w:rsidRDefault="009352C4">
      <w:pPr>
        <w:numPr>
          <w:ilvl w:val="0"/>
          <w:numId w:val="127"/>
        </w:numPr>
      </w:pPr>
      <w:r>
        <w:t xml:space="preserve">Open Docker Desktop, if prompted, select </w:t>
      </w:r>
      <w:r>
        <w:rPr>
          <w:b/>
          <w:bCs/>
        </w:rPr>
        <w:t>OK</w:t>
      </w:r>
    </w:p>
    <w:p w14:paraId="1D182A29" w14:textId="77777777" w:rsidR="00EC375C" w:rsidRDefault="009352C4">
      <w:pPr>
        <w:numPr>
          <w:ilvl w:val="0"/>
          <w:numId w:val="127"/>
        </w:numPr>
      </w:pPr>
      <w:r>
        <w:t xml:space="preserve">In the agreement dialog, select the checkbox and then select </w:t>
      </w:r>
      <w:r>
        <w:rPr>
          <w:b/>
          <w:bCs/>
        </w:rPr>
        <w:t>Accept</w:t>
      </w:r>
    </w:p>
    <w:p w14:paraId="431634AC" w14:textId="77777777" w:rsidR="00EC375C" w:rsidRDefault="009352C4">
      <w:pPr>
        <w:numPr>
          <w:ilvl w:val="0"/>
          <w:numId w:val="127"/>
        </w:numPr>
      </w:pPr>
      <w:r>
        <w:t xml:space="preserve">It will take a few minutes for the Docker service to start, when prompted, select </w:t>
      </w:r>
      <w:r>
        <w:rPr>
          <w:b/>
          <w:bCs/>
        </w:rPr>
        <w:t>Skip tutorial</w:t>
      </w:r>
    </w:p>
    <w:p w14:paraId="45EF72CA" w14:textId="77777777" w:rsidR="00EC375C" w:rsidRDefault="009352C4">
      <w:pPr>
        <w:numPr>
          <w:ilvl w:val="0"/>
          <w:numId w:val="127"/>
        </w:numPr>
      </w:pPr>
      <w:r>
        <w:t>Open a PowerShell window, run the following to download and start a php-enabled docker container</w:t>
      </w:r>
    </w:p>
    <w:p w14:paraId="0E139417" w14:textId="77777777" w:rsidR="00EC375C" w:rsidRDefault="009352C4">
      <w:pPr>
        <w:pStyle w:val="TOCHeading"/>
        <w:numPr>
          <w:ilvl w:val="0"/>
          <w:numId w:val="1"/>
        </w:numPr>
      </w:pPr>
      <w:r>
        <w:rPr>
          <w:rStyle w:val="NormalTok"/>
        </w:rPr>
        <w:t xml:space="preserve">docker run </w:t>
      </w:r>
      <w:r>
        <w:rPr>
          <w:rStyle w:val="OperatorTok"/>
        </w:rPr>
        <w:t>-</w:t>
      </w:r>
      <w:r>
        <w:rPr>
          <w:rStyle w:val="NormalTok"/>
        </w:rPr>
        <w:t>d php</w:t>
      </w:r>
      <w:r>
        <w:rPr>
          <w:rStyle w:val="OperatorTok"/>
        </w:rPr>
        <w:t>:</w:t>
      </w:r>
      <w:r>
        <w:rPr>
          <w:rStyle w:val="NormalTok"/>
        </w:rPr>
        <w:t>7</w:t>
      </w:r>
      <w:r>
        <w:rPr>
          <w:rStyle w:val="OperatorTok"/>
        </w:rPr>
        <w:t>.</w:t>
      </w:r>
      <w:r>
        <w:rPr>
          <w:rStyle w:val="FunctionTok"/>
        </w:rPr>
        <w:t>4</w:t>
      </w:r>
      <w:r>
        <w:rPr>
          <w:rStyle w:val="OperatorTok"/>
        </w:rPr>
        <w:t>-</w:t>
      </w:r>
      <w:r>
        <w:rPr>
          <w:rStyle w:val="NormalTok"/>
        </w:rPr>
        <w:t>apache</w:t>
      </w:r>
    </w:p>
    <w:p w14:paraId="2024EEA1" w14:textId="77777777" w:rsidR="00EC375C" w:rsidRDefault="009352C4">
      <w:pPr>
        <w:numPr>
          <w:ilvl w:val="0"/>
          <w:numId w:val="127"/>
        </w:numPr>
      </w:pPr>
      <w:r>
        <w:t>Change the directory to the application directory</w:t>
      </w:r>
    </w:p>
    <w:p w14:paraId="43E359C6" w14:textId="77777777" w:rsidR="00EC375C" w:rsidRDefault="009352C4">
      <w:pPr>
        <w:pStyle w:val="TOCHeading"/>
        <w:numPr>
          <w:ilvl w:val="0"/>
          <w:numId w:val="1"/>
        </w:numPr>
      </w:pPr>
      <w:r>
        <w:rPr>
          <w:rStyle w:val="VariableTok"/>
        </w:rPr>
        <w:t>$sourcePath</w:t>
      </w:r>
      <w:r>
        <w:rPr>
          <w:rStyle w:val="NormalTok"/>
        </w:rPr>
        <w:t xml:space="preserve"> </w:t>
      </w:r>
      <w:r>
        <w:rPr>
          <w:rStyle w:val="OperatorTok"/>
        </w:rPr>
        <w:t>=</w:t>
      </w:r>
      <w:r>
        <w:rPr>
          <w:rStyle w:val="NormalTok"/>
        </w:rPr>
        <w:t xml:space="preserve"> </w:t>
      </w:r>
      <w:r>
        <w:rPr>
          <w:rStyle w:val="StringTok"/>
        </w:rPr>
        <w:t>"c:\labfiles\microsoft-mysql-developer-guide\artifacts\01-ClassicDeploy"</w:t>
      </w:r>
      <w:r>
        <w:rPr>
          <w:rStyle w:val="OperatorTok"/>
        </w:rPr>
        <w:t>;</w:t>
      </w:r>
      <w:r>
        <w:br/>
      </w:r>
      <w:r>
        <w:br/>
      </w:r>
      <w:r>
        <w:rPr>
          <w:rStyle w:val="FunctionTok"/>
        </w:rPr>
        <w:t>cd</w:t>
      </w:r>
      <w:r>
        <w:rPr>
          <w:rStyle w:val="NormalTok"/>
        </w:rPr>
        <w:t xml:space="preserve"> </w:t>
      </w:r>
      <w:r>
        <w:rPr>
          <w:rStyle w:val="VariableTok"/>
        </w:rPr>
        <w:t>$sourcePath</w:t>
      </w:r>
      <w:r>
        <w:rPr>
          <w:rStyle w:val="OperatorTok"/>
        </w:rPr>
        <w:t>;</w:t>
      </w:r>
    </w:p>
    <w:p w14:paraId="03F7DF1E" w14:textId="77777777" w:rsidR="00EC375C" w:rsidRDefault="009352C4">
      <w:pPr>
        <w:numPr>
          <w:ilvl w:val="0"/>
          <w:numId w:val="127"/>
        </w:numPr>
      </w:pPr>
      <w:r>
        <w:t xml:space="preserve">Create a </w:t>
      </w:r>
      <w:r>
        <w:rPr>
          <w:rStyle w:val="VerbatimChar"/>
        </w:rPr>
        <w:t>Dockerfile.web</w:t>
      </w:r>
      <w:r>
        <w:t xml:space="preserve"> with the following:</w:t>
      </w:r>
    </w:p>
    <w:p w14:paraId="573741BC" w14:textId="77777777" w:rsidR="00EC375C" w:rsidRDefault="009352C4">
      <w:pPr>
        <w:pStyle w:val="TOCHeading"/>
        <w:numPr>
          <w:ilvl w:val="0"/>
          <w:numId w:val="1"/>
        </w:numPr>
      </w:pPr>
      <w:r>
        <w:rPr>
          <w:rStyle w:val="VerbatimChar"/>
        </w:rPr>
        <w:t># Dockerfile</w:t>
      </w:r>
      <w:r>
        <w:br/>
      </w:r>
      <w:r>
        <w:rPr>
          <w:rStyle w:val="VerbatimChar"/>
        </w:rPr>
        <w:t>FROM php:7.4-apache</w:t>
      </w:r>
      <w:r>
        <w:br/>
      </w:r>
      <w:r>
        <w:br/>
      </w:r>
      <w:r>
        <w:rPr>
          <w:rStyle w:val="VerbatimChar"/>
        </w:rPr>
        <w:t>COPY 000-default.conf /etc/apache2/sites-available/000-default.conf</w:t>
      </w:r>
      <w:r>
        <w:br/>
      </w:r>
      <w:r>
        <w:rPr>
          <w:rStyle w:val="VerbatimChar"/>
        </w:rPr>
        <w:t>COPY start-apache.sh /usr/local/bin</w:t>
      </w:r>
      <w:r>
        <w:br/>
      </w:r>
      <w:r>
        <w:br/>
      </w:r>
      <w:r>
        <w:rPr>
          <w:rStyle w:val="VerbatimChar"/>
        </w:rPr>
        <w:t>RUN a2enmod rewrite</w:t>
      </w:r>
      <w:r>
        <w:br/>
      </w:r>
      <w:r>
        <w:br/>
      </w:r>
      <w:r>
        <w:rPr>
          <w:rStyle w:val="VerbatimChar"/>
        </w:rPr>
        <w:t>COPY src /var/www/public</w:t>
      </w:r>
      <w:r>
        <w:br/>
      </w:r>
      <w:r>
        <w:rPr>
          <w:rStyle w:val="VerbatimChar"/>
        </w:rPr>
        <w:t>RUN chown -R www-data:www-data /var/www/public</w:t>
      </w:r>
      <w:r>
        <w:br/>
      </w:r>
      <w:r>
        <w:br/>
      </w:r>
      <w:r>
        <w:rPr>
          <w:rStyle w:val="VerbatimChar"/>
        </w:rPr>
        <w:t>RUN chmod 755 /usr/local/bin/start-apache.sh</w:t>
      </w:r>
      <w:r>
        <w:br/>
      </w:r>
      <w:r>
        <w:br/>
      </w:r>
      <w:r>
        <w:rPr>
          <w:rStyle w:val="VerbatimChar"/>
        </w:rPr>
        <w:t>CMD ["start-apache.sh"]</w:t>
      </w:r>
      <w:r>
        <w:br/>
      </w:r>
      <w:r>
        <w:br/>
      </w:r>
      <w:r>
        <w:rPr>
          <w:rStyle w:val="VerbatimChar"/>
        </w:rPr>
        <w:t>ARG MYSQL_DATABASE</w:t>
      </w:r>
      <w:r>
        <w:br/>
      </w:r>
      <w:r>
        <w:rPr>
          <w:rStyle w:val="VerbatimChar"/>
        </w:rPr>
        <w:t>ARG MYSQL_USERNAME</w:t>
      </w:r>
      <w:r>
        <w:br/>
      </w:r>
      <w:r>
        <w:rPr>
          <w:rStyle w:val="VerbatimChar"/>
        </w:rPr>
        <w:t>ARG MYSQL_PASSWORD</w:t>
      </w:r>
      <w:r>
        <w:br/>
      </w:r>
      <w:r>
        <w:rPr>
          <w:rStyle w:val="VerbatimChar"/>
        </w:rPr>
        <w:t>ARG MYSQL_SERVERNAME</w:t>
      </w:r>
      <w:r>
        <w:br/>
      </w:r>
      <w:r>
        <w:br/>
      </w:r>
      <w:r>
        <w:rPr>
          <w:rStyle w:val="VerbatimChar"/>
        </w:rPr>
        <w:t>ENV MYSQL_DATABASE=$MYSQL_DATABASE</w:t>
      </w:r>
      <w:r>
        <w:br/>
      </w:r>
      <w:r>
        <w:rPr>
          <w:rStyle w:val="VerbatimChar"/>
        </w:rPr>
        <w:t>ENV MYSQL_USERNAME=$MYSQL_USERNAME</w:t>
      </w:r>
      <w:r>
        <w:br/>
      </w:r>
      <w:r>
        <w:rPr>
          <w:rStyle w:val="VerbatimChar"/>
        </w:rPr>
        <w:t>ENV MYSQL_PASSWORD=$MYSQL_PASSWORD</w:t>
      </w:r>
      <w:r>
        <w:br/>
      </w:r>
      <w:r>
        <w:rPr>
          <w:rStyle w:val="VerbatimChar"/>
        </w:rPr>
        <w:t>ENV MYSQL_SERVERNAME=$MYSQL_SERVERNAME</w:t>
      </w:r>
      <w:r>
        <w:br/>
      </w:r>
      <w:r>
        <w:br/>
      </w:r>
      <w:r>
        <w:rPr>
          <w:rStyle w:val="VerbatimChar"/>
        </w:rPr>
        <w:t>EXPOSE 80</w:t>
      </w:r>
      <w:r>
        <w:br/>
      </w:r>
      <w:r>
        <w:rPr>
          <w:rStyle w:val="VerbatimChar"/>
        </w:rPr>
        <w:t>EXPOSE 443</w:t>
      </w:r>
    </w:p>
    <w:p w14:paraId="7DE1C034" w14:textId="77777777" w:rsidR="00EC375C" w:rsidRDefault="009352C4">
      <w:pPr>
        <w:numPr>
          <w:ilvl w:val="0"/>
          <w:numId w:val="127"/>
        </w:numPr>
      </w:pPr>
      <w:r>
        <w:t>Run the following to create the image:</w:t>
      </w:r>
    </w:p>
    <w:p w14:paraId="58979535" w14:textId="77777777" w:rsidR="00EC375C" w:rsidRDefault="009352C4">
      <w:pPr>
        <w:pStyle w:val="TOCHeading"/>
        <w:numPr>
          <w:ilvl w:val="0"/>
          <w:numId w:val="1"/>
        </w:numPr>
      </w:pPr>
      <w:r>
        <w:rPr>
          <w:rStyle w:val="NormalTok"/>
        </w:rPr>
        <w:t xml:space="preserve">docker build </w:t>
      </w:r>
      <w:r>
        <w:rPr>
          <w:rStyle w:val="OperatorTok"/>
        </w:rPr>
        <w:t>-</w:t>
      </w:r>
      <w:r>
        <w:rPr>
          <w:rStyle w:val="NormalTok"/>
        </w:rPr>
        <w:t>t store</w:t>
      </w:r>
      <w:r>
        <w:rPr>
          <w:rStyle w:val="OperatorTok"/>
        </w:rPr>
        <w:t>-</w:t>
      </w:r>
      <w:r>
        <w:rPr>
          <w:rStyle w:val="NormalTok"/>
        </w:rPr>
        <w:t xml:space="preserve">web </w:t>
      </w:r>
      <w:r>
        <w:rPr>
          <w:rStyle w:val="OperatorTok"/>
        </w:rPr>
        <w:t>--</w:t>
      </w:r>
      <w:r>
        <w:rPr>
          <w:rStyle w:val="NormalTok"/>
        </w:rPr>
        <w:t>file Dockerfile</w:t>
      </w:r>
      <w:r>
        <w:rPr>
          <w:rStyle w:val="OperatorTok"/>
        </w:rPr>
        <w:t>.</w:t>
      </w:r>
      <w:r>
        <w:rPr>
          <w:rStyle w:val="FunctionTok"/>
        </w:rPr>
        <w:t>web</w:t>
      </w:r>
      <w:r>
        <w:rPr>
          <w:rStyle w:val="NormalTok"/>
        </w:rPr>
        <w:t xml:space="preserve"> </w:t>
      </w:r>
      <w:r>
        <w:rPr>
          <w:rStyle w:val="OperatorTok"/>
        </w:rPr>
        <w:t>.</w:t>
      </w:r>
      <w:r>
        <w:rPr>
          <w:rStyle w:val="NormalTok"/>
        </w:rPr>
        <w:t xml:space="preserve"> </w:t>
      </w:r>
    </w:p>
    <w:p w14:paraId="4A43F815" w14:textId="77777777" w:rsidR="00EC375C" w:rsidRDefault="009352C4">
      <w:pPr>
        <w:pStyle w:val="Heading2"/>
      </w:pPr>
      <w:bookmarkStart w:id="372" w:name="_Toc91505066"/>
      <w:bookmarkStart w:id="373" w:name="migrate-database-to-docker"/>
      <w:bookmarkEnd w:id="369"/>
      <w:bookmarkEnd w:id="371"/>
      <w:r>
        <w:t>Migrate Database to Docker</w:t>
      </w:r>
      <w:bookmarkEnd w:id="372"/>
    </w:p>
    <w:p w14:paraId="2C9111B3" w14:textId="77777777" w:rsidR="00EC375C" w:rsidRDefault="009352C4">
      <w:pPr>
        <w:numPr>
          <w:ilvl w:val="0"/>
          <w:numId w:val="128"/>
        </w:numPr>
      </w:pPr>
      <w:r>
        <w:t xml:space="preserve">Create a new </w:t>
      </w:r>
      <w:r>
        <w:rPr>
          <w:rStyle w:val="VerbatimChar"/>
        </w:rPr>
        <w:t>Dockerfile.db</w:t>
      </w:r>
      <w:r>
        <w:t xml:space="preserve"> docker compose file:</w:t>
      </w:r>
    </w:p>
    <w:p w14:paraId="5460D239" w14:textId="77777777" w:rsidR="00EC375C" w:rsidRDefault="009352C4">
      <w:pPr>
        <w:pStyle w:val="TOCHeading"/>
        <w:numPr>
          <w:ilvl w:val="0"/>
          <w:numId w:val="1"/>
        </w:numPr>
      </w:pPr>
      <w:r>
        <w:rPr>
          <w:rStyle w:val="VerbatimChar"/>
        </w:rPr>
        <w:t>FROM mysql:5.7</w:t>
      </w:r>
      <w:r>
        <w:br/>
      </w:r>
      <w:r>
        <w:rPr>
          <w:rStyle w:val="VerbatimChar"/>
        </w:rPr>
        <w:t>RUN chown -R mysql:root /var/lib/mysql/</w:t>
      </w:r>
      <w:r>
        <w:br/>
      </w:r>
      <w:r>
        <w:br/>
      </w:r>
      <w:r>
        <w:rPr>
          <w:rStyle w:val="VerbatimChar"/>
        </w:rPr>
        <w:t>ARG MYSQL_DATABASE</w:t>
      </w:r>
      <w:r>
        <w:br/>
      </w:r>
      <w:r>
        <w:rPr>
          <w:rStyle w:val="VerbatimChar"/>
        </w:rPr>
        <w:t>ARG MYSQL_USER</w:t>
      </w:r>
      <w:r>
        <w:br/>
      </w:r>
      <w:r>
        <w:rPr>
          <w:rStyle w:val="VerbatimChar"/>
        </w:rPr>
        <w:t>ARG MYSQL_PASSWORD</w:t>
      </w:r>
      <w:r>
        <w:br/>
      </w:r>
      <w:r>
        <w:rPr>
          <w:rStyle w:val="VerbatimChar"/>
        </w:rPr>
        <w:t>ARG MYSQL_ROOT_PASSWORD</w:t>
      </w:r>
      <w:r>
        <w:br/>
      </w:r>
      <w:r>
        <w:br/>
      </w:r>
      <w:r>
        <w:rPr>
          <w:rStyle w:val="VerbatimChar"/>
        </w:rPr>
        <w:t>ENV MYSQL_DATABASE=$MYSQL_DATABASE</w:t>
      </w:r>
      <w:r>
        <w:br/>
      </w:r>
      <w:r>
        <w:rPr>
          <w:rStyle w:val="VerbatimChar"/>
        </w:rPr>
        <w:t>ENV MYSQL_USER=$MYSQL_USER</w:t>
      </w:r>
      <w:r>
        <w:br/>
      </w:r>
      <w:r>
        <w:rPr>
          <w:rStyle w:val="VerbatimChar"/>
        </w:rPr>
        <w:t>ENV MYSQL_PASSWORD=$MYSQL_PASSWORD</w:t>
      </w:r>
      <w:r>
        <w:br/>
      </w:r>
      <w:r>
        <w:rPr>
          <w:rStyle w:val="VerbatimChar"/>
        </w:rPr>
        <w:t>ENV MYSQL_ROOT_PASSWORD=$MYSQL_ROOT_PASSWORD</w:t>
      </w:r>
      <w:r>
        <w:br/>
      </w:r>
      <w:r>
        <w:br/>
      </w:r>
      <w:r>
        <w:rPr>
          <w:rStyle w:val="VerbatimChar"/>
        </w:rPr>
        <w:t>ADD data.sql /etc/mysql/data.sql</w:t>
      </w:r>
      <w:r>
        <w:br/>
      </w:r>
      <w:r>
        <w:br/>
      </w:r>
      <w:r>
        <w:rPr>
          <w:rStyle w:val="VerbatimChar"/>
        </w:rPr>
        <w:t>RUN sed -i 's/MYSQL_DATABASE/'$MYSQL_DATABASE'/g' /etc/mysql/data.sql</w:t>
      </w:r>
      <w:r>
        <w:br/>
      </w:r>
      <w:r>
        <w:rPr>
          <w:rStyle w:val="VerbatimChar"/>
        </w:rPr>
        <w:t>RUN cp /etc/mysql/data.sql /docker-entrypoint-initdb.d</w:t>
      </w:r>
      <w:r>
        <w:br/>
      </w:r>
      <w:r>
        <w:br/>
      </w:r>
      <w:r>
        <w:rPr>
          <w:rStyle w:val="VerbatimChar"/>
        </w:rPr>
        <w:t>EXPOSE 3306</w:t>
      </w:r>
    </w:p>
    <w:p w14:paraId="216DB884" w14:textId="77777777" w:rsidR="00EC375C" w:rsidRDefault="009352C4">
      <w:pPr>
        <w:numPr>
          <w:ilvl w:val="0"/>
          <w:numId w:val="128"/>
        </w:numPr>
      </w:pPr>
      <w:r>
        <w:t>Run the following to export the database:</w:t>
      </w:r>
    </w:p>
    <w:p w14:paraId="094C5156" w14:textId="77777777" w:rsidR="00EC375C" w:rsidRDefault="009352C4">
      <w:pPr>
        <w:pStyle w:val="TOCHeading"/>
        <w:numPr>
          <w:ilvl w:val="0"/>
          <w:numId w:val="1"/>
        </w:numPr>
      </w:pPr>
      <w:r>
        <w:rPr>
          <w:rStyle w:val="VariableTok"/>
        </w:rPr>
        <w:t>$username</w:t>
      </w:r>
      <w:r>
        <w:rPr>
          <w:rStyle w:val="NormalTok"/>
        </w:rPr>
        <w:t xml:space="preserve"> </w:t>
      </w:r>
      <w:r>
        <w:rPr>
          <w:rStyle w:val="OperatorTok"/>
        </w:rPr>
        <w:t>=</w:t>
      </w:r>
      <w:r>
        <w:rPr>
          <w:rStyle w:val="NormalTok"/>
        </w:rPr>
        <w:t xml:space="preserve"> </w:t>
      </w:r>
      <w:r>
        <w:rPr>
          <w:rStyle w:val="StringTok"/>
        </w:rPr>
        <w:t>"root"</w:t>
      </w:r>
      <w:r>
        <w:rPr>
          <w:rStyle w:val="Operato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$server</w:t>
      </w:r>
      <w:r>
        <w:rPr>
          <w:rStyle w:val="NormalTok"/>
        </w:rPr>
        <w:t xml:space="preserve"> </w:t>
      </w:r>
      <w:r>
        <w:rPr>
          <w:rStyle w:val="OperatorTok"/>
        </w:rPr>
        <w:t>=</w:t>
      </w:r>
      <w:r>
        <w:rPr>
          <w:rStyle w:val="NormalTok"/>
        </w:rPr>
        <w:t xml:space="preserve"> </w:t>
      </w:r>
      <w:r>
        <w:rPr>
          <w:rStyle w:val="StringTok"/>
        </w:rPr>
        <w:t>"localhost"</w:t>
      </w:r>
      <w:r>
        <w:rPr>
          <w:rStyle w:val="OperatorTok"/>
        </w:rPr>
        <w:t>;</w:t>
      </w:r>
      <w:r>
        <w:br/>
      </w:r>
      <w:r>
        <w:rPr>
          <w:rStyle w:val="VariableTok"/>
        </w:rPr>
        <w:t>$database</w:t>
      </w:r>
      <w:r>
        <w:rPr>
          <w:rStyle w:val="NormalTok"/>
        </w:rPr>
        <w:t xml:space="preserve"> </w:t>
      </w:r>
      <w:r>
        <w:rPr>
          <w:rStyle w:val="OperatorTok"/>
        </w:rPr>
        <w:t>=</w:t>
      </w:r>
      <w:r>
        <w:rPr>
          <w:rStyle w:val="NormalTok"/>
        </w:rPr>
        <w:t xml:space="preserve"> </w:t>
      </w:r>
      <w:r>
        <w:rPr>
          <w:rStyle w:val="StringTok"/>
        </w:rPr>
        <w:t>"ContosoCoffee"</w:t>
      </w:r>
      <w:r>
        <w:rPr>
          <w:rStyle w:val="OperatorTok"/>
        </w:rPr>
        <w:t>;</w:t>
      </w:r>
      <w:r>
        <w:br/>
      </w:r>
      <w:r>
        <w:br/>
      </w:r>
      <w:r>
        <w:rPr>
          <w:rStyle w:val="VariableTok"/>
        </w:rPr>
        <w:t>$mysqlPath</w:t>
      </w:r>
      <w:r>
        <w:rPr>
          <w:rStyle w:val="NormalTok"/>
        </w:rPr>
        <w:t xml:space="preserve"> </w:t>
      </w:r>
      <w:r>
        <w:rPr>
          <w:rStyle w:val="OperatorTok"/>
        </w:rPr>
        <w:t>=</w:t>
      </w:r>
      <w:r>
        <w:rPr>
          <w:rStyle w:val="NormalTok"/>
        </w:rPr>
        <w:t xml:space="preserve"> </w:t>
      </w:r>
      <w:r>
        <w:rPr>
          <w:rStyle w:val="StringTok"/>
        </w:rPr>
        <w:t>"C:\Program Files\MySQL\MySQL Workbench 8.0 CE"</w:t>
      </w:r>
      <w:r>
        <w:br/>
      </w:r>
      <w:r>
        <w:br/>
      </w:r>
      <w:r>
        <w:rPr>
          <w:rStyle w:val="OperatorTok"/>
        </w:rPr>
        <w:t>&amp;</w:t>
      </w:r>
      <w:r>
        <w:rPr>
          <w:rStyle w:val="NormalTok"/>
        </w:rPr>
        <w:t xml:space="preserve"> </w:t>
      </w:r>
      <w:r>
        <w:rPr>
          <w:rStyle w:val="StringTok"/>
        </w:rPr>
        <w:t>"$mysqlPath\mysqldump"</w:t>
      </w:r>
      <w:r>
        <w:rPr>
          <w:rStyle w:val="NormalTok"/>
        </w:rPr>
        <w:t xml:space="preserve"> </w:t>
      </w:r>
      <w:r>
        <w:rPr>
          <w:rStyle w:val="OperatorTok"/>
        </w:rPr>
        <w:t>-</w:t>
      </w:r>
      <w:r>
        <w:rPr>
          <w:rStyle w:val="NormalTok"/>
        </w:rPr>
        <w:t xml:space="preserve">h </w:t>
      </w:r>
      <w:r>
        <w:rPr>
          <w:rStyle w:val="VariableTok"/>
        </w:rPr>
        <w:t>$server</w:t>
      </w:r>
      <w:r>
        <w:rPr>
          <w:rStyle w:val="NormalTok"/>
        </w:rPr>
        <w:t xml:space="preserve"> </w:t>
      </w:r>
      <w:r>
        <w:rPr>
          <w:rStyle w:val="OperatorTok"/>
        </w:rPr>
        <w:t>-</w:t>
      </w:r>
      <w:r>
        <w:rPr>
          <w:rStyle w:val="NormalTok"/>
        </w:rPr>
        <w:t xml:space="preserve">u </w:t>
      </w:r>
      <w:r>
        <w:rPr>
          <w:rStyle w:val="VariableTok"/>
        </w:rPr>
        <w:t>$username</w:t>
      </w:r>
      <w:r>
        <w:rPr>
          <w:rStyle w:val="NormalTok"/>
        </w:rPr>
        <w:t xml:space="preserve"> </w:t>
      </w:r>
      <w:r>
        <w:rPr>
          <w:rStyle w:val="VariableTok"/>
        </w:rPr>
        <w:t>$database</w:t>
      </w:r>
      <w:r>
        <w:rPr>
          <w:rStyle w:val="NormalTok"/>
        </w:rPr>
        <w:t xml:space="preserve"> </w:t>
      </w:r>
      <w:r>
        <w:rPr>
          <w:rStyle w:val="OperatorTok"/>
        </w:rPr>
        <w:t>&gt;</w:t>
      </w:r>
      <w:r>
        <w:rPr>
          <w:rStyle w:val="NormalTok"/>
        </w:rPr>
        <w:t xml:space="preserve"> </w:t>
      </w:r>
      <w:r>
        <w:rPr>
          <w:rStyle w:val="KeywordTok"/>
        </w:rPr>
        <w:t>data</w:t>
      </w:r>
      <w:r>
        <w:rPr>
          <w:rStyle w:val="OperatorTok"/>
        </w:rPr>
        <w:t>.</w:t>
      </w:r>
      <w:r>
        <w:rPr>
          <w:rStyle w:val="FunctionTok"/>
        </w:rPr>
        <w:t>sql</w:t>
      </w:r>
    </w:p>
    <w:p w14:paraId="4FD8F841" w14:textId="77777777" w:rsidR="00EC375C" w:rsidRDefault="009352C4">
      <w:pPr>
        <w:numPr>
          <w:ilvl w:val="0"/>
          <w:numId w:val="128"/>
        </w:numPr>
      </w:pPr>
      <w:r>
        <w:t>Build the container:</w:t>
      </w:r>
    </w:p>
    <w:p w14:paraId="51B8AF4D" w14:textId="77777777" w:rsidR="00EC375C" w:rsidRDefault="009352C4">
      <w:pPr>
        <w:pStyle w:val="TOCHeading"/>
        <w:numPr>
          <w:ilvl w:val="0"/>
          <w:numId w:val="1"/>
        </w:numPr>
      </w:pPr>
      <w:r>
        <w:rPr>
          <w:rStyle w:val="NormalTok"/>
        </w:rPr>
        <w:t xml:space="preserve">docker build </w:t>
      </w:r>
      <w:r>
        <w:rPr>
          <w:rStyle w:val="OperatorTok"/>
        </w:rPr>
        <w:t>-</w:t>
      </w:r>
      <w:r>
        <w:rPr>
          <w:rStyle w:val="NormalTok"/>
        </w:rPr>
        <w:t>t store</w:t>
      </w:r>
      <w:r>
        <w:rPr>
          <w:rStyle w:val="OperatorTok"/>
        </w:rPr>
        <w:t>-</w:t>
      </w:r>
      <w:r>
        <w:rPr>
          <w:rStyle w:val="NormalTok"/>
        </w:rPr>
        <w:t xml:space="preserve">db </w:t>
      </w:r>
      <w:r>
        <w:rPr>
          <w:rStyle w:val="OperatorTok"/>
        </w:rPr>
        <w:t>--</w:t>
      </w:r>
      <w:r>
        <w:rPr>
          <w:rStyle w:val="NormalTok"/>
        </w:rPr>
        <w:t>file Dockerfile</w:t>
      </w:r>
      <w:r>
        <w:rPr>
          <w:rStyle w:val="OperatorTok"/>
        </w:rPr>
        <w:t>.</w:t>
      </w:r>
      <w:r>
        <w:rPr>
          <w:rStyle w:val="FunctionTok"/>
        </w:rPr>
        <w:t>db</w:t>
      </w:r>
      <w:r>
        <w:rPr>
          <w:rStyle w:val="NormalTok"/>
        </w:rPr>
        <w:t xml:space="preserve"> </w:t>
      </w:r>
      <w:r>
        <w:rPr>
          <w:rStyle w:val="OperatorTok"/>
        </w:rPr>
        <w:t>.</w:t>
      </w:r>
    </w:p>
    <w:p w14:paraId="352A0712" w14:textId="77777777" w:rsidR="00EC375C" w:rsidRDefault="009352C4">
      <w:pPr>
        <w:pStyle w:val="Heading2"/>
      </w:pPr>
      <w:bookmarkStart w:id="374" w:name="_Toc91505067"/>
      <w:bookmarkStart w:id="375" w:name="run-the-docker-images"/>
      <w:bookmarkEnd w:id="373"/>
      <w:r>
        <w:t>Run the Docker images</w:t>
      </w:r>
      <w:bookmarkEnd w:id="374"/>
    </w:p>
    <w:p w14:paraId="285E1F2C" w14:textId="77777777" w:rsidR="00EC375C" w:rsidRDefault="009352C4">
      <w:pPr>
        <w:numPr>
          <w:ilvl w:val="0"/>
          <w:numId w:val="129"/>
        </w:numPr>
      </w:pPr>
      <w:r>
        <w:t xml:space="preserve">Create the following </w:t>
      </w:r>
      <w:r>
        <w:rPr>
          <w:rStyle w:val="VerbatimChar"/>
        </w:rPr>
        <w:t>docker-compose.yml</w:t>
      </w:r>
      <w:r>
        <w:t xml:space="preserve"> docker compose file:</w:t>
      </w:r>
    </w:p>
    <w:p w14:paraId="3DDEA876" w14:textId="77777777" w:rsidR="00EC375C" w:rsidRDefault="009352C4">
      <w:pPr>
        <w:pStyle w:val="TOCHeading"/>
        <w:numPr>
          <w:ilvl w:val="0"/>
          <w:numId w:val="1"/>
        </w:numPr>
      </w:pPr>
      <w:r>
        <w:rPr>
          <w:rStyle w:val="FunctionTok"/>
        </w:rPr>
        <w:t>version</w:t>
      </w:r>
      <w:r>
        <w:rPr>
          <w:rStyle w:val="KeywordTok"/>
        </w:rPr>
        <w:t>:</w:t>
      </w:r>
      <w:r>
        <w:rPr>
          <w:rStyle w:val="AttributeTok"/>
        </w:rPr>
        <w:t xml:space="preserve"> </w:t>
      </w:r>
      <w:r>
        <w:rPr>
          <w:rStyle w:val="StringTok"/>
        </w:rPr>
        <w:t>'3'</w:t>
      </w:r>
      <w:r>
        <w:br/>
      </w:r>
      <w:r>
        <w:rPr>
          <w:rStyle w:val="FunctionTok"/>
        </w:rPr>
        <w:t>services</w:t>
      </w:r>
      <w:r>
        <w:rPr>
          <w:rStyle w:val="KeywordTok"/>
        </w:rPr>
        <w:t>:</w:t>
      </w:r>
      <w:r>
        <w:br/>
      </w:r>
      <w:r>
        <w:rPr>
          <w:rStyle w:val="FunctionTok"/>
        </w:rPr>
        <w:t>web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store-web</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MYSQL_DATABASE=contosocoffee</w:t>
      </w:r>
      <w:r>
        <w:br/>
      </w:r>
      <w:r>
        <w:rPr>
          <w:rStyle w:val="AttributeTok"/>
        </w:rPr>
        <w:t xml:space="preserve">    </w:t>
      </w:r>
      <w:r>
        <w:rPr>
          <w:rStyle w:val="KeywordTok"/>
        </w:rPr>
        <w:t>-</w:t>
      </w:r>
      <w:r>
        <w:rPr>
          <w:rStyle w:val="AttributeTok"/>
        </w:rPr>
        <w:t xml:space="preserve"> MYSQL_USER=root</w:t>
      </w:r>
      <w:r>
        <w:br/>
      </w:r>
      <w:r>
        <w:rPr>
          <w:rStyle w:val="AttributeTok"/>
        </w:rPr>
        <w:t xml:space="preserve">    </w:t>
      </w:r>
      <w:r>
        <w:rPr>
          <w:rStyle w:val="KeywordTok"/>
        </w:rPr>
        <w:t>-</w:t>
      </w:r>
      <w:r>
        <w:rPr>
          <w:rStyle w:val="AttributeTok"/>
        </w:rPr>
        <w:t xml:space="preserve"> MYSQL_PASSWORD=</w:t>
      </w:r>
      <w:r>
        <w:br/>
      </w:r>
      <w:r>
        <w:rPr>
          <w:rStyle w:val="AttributeTok"/>
        </w:rPr>
        <w:t xml:space="preserve">    </w:t>
      </w:r>
      <w:r>
        <w:rPr>
          <w:rStyle w:val="KeywordTok"/>
        </w:rPr>
        <w:t>-</w:t>
      </w:r>
      <w:r>
        <w:rPr>
          <w:rStyle w:val="AttributeTok"/>
        </w:rPr>
        <w:t xml:space="preserve"> MYSQL_SERVERNAME=localhost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"80:80"</w:t>
      </w:r>
      <w:r>
        <w:rPr>
          <w:rStyle w:val="AttributeTok"/>
        </w:rPr>
        <w:t xml:space="preserve"> </w:t>
      </w:r>
      <w:r>
        <w:br/>
      </w:r>
      <w:r>
        <w:rPr>
          <w:rStyle w:val="AttributeTok"/>
        </w:rPr>
        <w:t xml:space="preserve">    </w:t>
      </w:r>
      <w:r>
        <w:rPr>
          <w:rStyle w:val="KeywordTok"/>
        </w:rPr>
        <w:t>-</w:t>
      </w:r>
      <w:r>
        <w:rPr>
          <w:rStyle w:val="AttributeTok"/>
        </w:rPr>
        <w:t xml:space="preserve"> </w:t>
      </w:r>
      <w:r>
        <w:rPr>
          <w:rStyle w:val="StringTok"/>
        </w:rPr>
        <w:t>"443:443"</w:t>
      </w:r>
      <w:r>
        <w:br/>
      </w:r>
      <w:r>
        <w:rPr>
          <w:rStyle w:val="AttributeTok"/>
        </w:rPr>
        <w:t xml:space="preserve">  </w:t>
      </w:r>
      <w:r>
        <w:rPr>
          <w:rStyle w:val="FunctionTok"/>
        </w:rPr>
        <w:t>expose</w:t>
      </w:r>
      <w:r>
        <w:rPr>
          <w:rStyle w:val="KeywordTok"/>
        </w:rPr>
        <w:t>:</w:t>
      </w:r>
      <w:r>
        <w:br/>
      </w:r>
      <w:r>
        <w:rPr>
          <w:rStyle w:val="AttributeTok"/>
        </w:rPr>
        <w:t xml:space="preserve">    </w:t>
      </w:r>
      <w:r>
        <w:rPr>
          <w:rStyle w:val="KeywordTok"/>
        </w:rPr>
        <w:t>-</w:t>
      </w:r>
      <w:r>
        <w:rPr>
          <w:rStyle w:val="AttributeTok"/>
        </w:rPr>
        <w:t xml:space="preserve"> </w:t>
      </w:r>
      <w:r>
        <w:rPr>
          <w:rStyle w:val="StringTok"/>
        </w:rPr>
        <w:t>"80"</w:t>
      </w:r>
      <w:r>
        <w:rPr>
          <w:rStyle w:val="AttributeTok"/>
        </w:rPr>
        <w:t xml:space="preserve"> </w:t>
      </w:r>
      <w:r>
        <w:br/>
      </w:r>
      <w:r>
        <w:rPr>
          <w:rStyle w:val="AttributeTok"/>
        </w:rPr>
        <w:t xml:space="preserve">    </w:t>
      </w:r>
      <w:r>
        <w:rPr>
          <w:rStyle w:val="KeywordTok"/>
        </w:rPr>
        <w:t>-</w:t>
      </w:r>
      <w:r>
        <w:rPr>
          <w:rStyle w:val="AttributeTok"/>
        </w:rPr>
        <w:t xml:space="preserve"> </w:t>
      </w:r>
      <w:r>
        <w:rPr>
          <w:rStyle w:val="StringTok"/>
        </w:rPr>
        <w:t>"443"</w:t>
      </w:r>
      <w:r>
        <w:rPr>
          <w:rStyle w:val="AttributeTok"/>
        </w:rPr>
        <w:t xml:space="preserve"> </w:t>
      </w:r>
      <w:r>
        <w:br/>
      </w:r>
      <w:r>
        <w:rPr>
          <w:rStyle w:val="FunctionTok"/>
        </w:rPr>
        <w:t>db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store-db </w:t>
      </w:r>
      <w:r>
        <w:br/>
      </w:r>
      <w:r>
        <w:rPr>
          <w:rStyle w:val="AttributeTok"/>
        </w:rPr>
        <w:t xml:space="preserve">    </w:t>
      </w:r>
      <w:r>
        <w:rPr>
          <w:rStyle w:val="KeywordTok"/>
        </w:rPr>
        <w:t>-</w:t>
      </w:r>
      <w:r>
        <w:rPr>
          <w:rStyle w:val="AttributeTok"/>
        </w:rPr>
        <w:t xml:space="preserve"> MYSQL_DATABASE=contosocoffee</w:t>
      </w:r>
      <w:r>
        <w:br/>
      </w:r>
      <w:r>
        <w:rPr>
          <w:rStyle w:val="AttributeTok"/>
        </w:rPr>
        <w:t xml:space="preserve">    </w:t>
      </w:r>
      <w:r>
        <w:rPr>
          <w:rStyle w:val="KeywordTok"/>
        </w:rPr>
        <w:t>-</w:t>
      </w:r>
      <w:r>
        <w:rPr>
          <w:rStyle w:val="AttributeTok"/>
        </w:rPr>
        <w:t xml:space="preserve"> MYSQL_USER=root</w:t>
      </w:r>
      <w:r>
        <w:br/>
      </w:r>
      <w:r>
        <w:rPr>
          <w:rStyle w:val="AttributeTok"/>
        </w:rPr>
        <w:t xml:space="preserve">    </w:t>
      </w:r>
      <w:r>
        <w:rPr>
          <w:rStyle w:val="KeywordTok"/>
        </w:rPr>
        <w:t>-</w:t>
      </w:r>
      <w:r>
        <w:rPr>
          <w:rStyle w:val="AttributeTok"/>
        </w:rPr>
        <w:t xml:space="preserve"> MYSQL_PASSWORD=</w:t>
      </w:r>
      <w:r>
        <w:br/>
      </w:r>
      <w:r>
        <w:rPr>
          <w:rStyle w:val="AttributeTok"/>
        </w:rPr>
        <w:t xml:space="preserve">    </w:t>
      </w:r>
      <w:r>
        <w:rPr>
          <w:rStyle w:val="KeywordTok"/>
        </w:rPr>
        <w:t>-</w:t>
      </w:r>
      <w:r>
        <w:rPr>
          <w:rStyle w:val="AttributeTok"/>
        </w:rPr>
        <w:t xml:space="preserve"> MYSQL_SERVERNAME=localhost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"3306:3306"</w:t>
      </w:r>
      <w:r>
        <w:br/>
      </w:r>
      <w:r>
        <w:rPr>
          <w:rStyle w:val="AttributeTok"/>
        </w:rPr>
        <w:t xml:space="preserve">  </w:t>
      </w:r>
      <w:r>
        <w:rPr>
          <w:rStyle w:val="FunctionTok"/>
        </w:rPr>
        <w:t>expose</w:t>
      </w:r>
      <w:r>
        <w:rPr>
          <w:rStyle w:val="KeywordTok"/>
        </w:rPr>
        <w:t>:</w:t>
      </w:r>
      <w:r>
        <w:br/>
      </w:r>
      <w:r>
        <w:rPr>
          <w:rStyle w:val="AttributeTok"/>
        </w:rPr>
        <w:t xml:space="preserve">    </w:t>
      </w:r>
      <w:r>
        <w:rPr>
          <w:rStyle w:val="KeywordTok"/>
        </w:rPr>
        <w:t>-</w:t>
      </w:r>
      <w:r>
        <w:rPr>
          <w:rStyle w:val="AttributeTok"/>
        </w:rPr>
        <w:t xml:space="preserve"> </w:t>
      </w:r>
      <w:r>
        <w:rPr>
          <w:rStyle w:val="StringTok"/>
        </w:rPr>
        <w:t>"3306"</w:t>
      </w:r>
    </w:p>
    <w:p w14:paraId="21F189AA" w14:textId="77777777" w:rsidR="00EC375C" w:rsidRDefault="009352C4">
      <w:pPr>
        <w:numPr>
          <w:ilvl w:val="0"/>
          <w:numId w:val="129"/>
        </w:numPr>
      </w:pPr>
      <w:r>
        <w:t>Run the following to create the web container:</w:t>
      </w:r>
    </w:p>
    <w:p w14:paraId="4A3B0D95" w14:textId="77777777" w:rsidR="00EC375C" w:rsidRDefault="009352C4">
      <w:pPr>
        <w:pStyle w:val="TOCHeading"/>
        <w:numPr>
          <w:ilvl w:val="0"/>
          <w:numId w:val="1"/>
        </w:numPr>
      </w:pPr>
      <w:r>
        <w:rPr>
          <w:rStyle w:val="NormalTok"/>
        </w:rPr>
        <w:t>docker compose run web</w:t>
      </w:r>
    </w:p>
    <w:p w14:paraId="5684EA44" w14:textId="77777777" w:rsidR="00EC375C" w:rsidRDefault="009352C4">
      <w:pPr>
        <w:numPr>
          <w:ilvl w:val="0"/>
          <w:numId w:val="129"/>
        </w:numPr>
      </w:pPr>
      <w:r>
        <w:t>Run the following to create the db container:</w:t>
      </w:r>
    </w:p>
    <w:p w14:paraId="441C0413" w14:textId="77777777" w:rsidR="00EC375C" w:rsidRDefault="009352C4">
      <w:pPr>
        <w:pStyle w:val="TOCHeading"/>
        <w:numPr>
          <w:ilvl w:val="0"/>
          <w:numId w:val="1"/>
        </w:numPr>
      </w:pPr>
      <w:r>
        <w:rPr>
          <w:rStyle w:val="VerbatimChar"/>
        </w:rPr>
        <w:t>docker compose run db</w:t>
      </w:r>
    </w:p>
    <w:p w14:paraId="01D530C9" w14:textId="77777777" w:rsidR="00EC375C" w:rsidRDefault="009352C4">
      <w:pPr>
        <w:pStyle w:val="Heading2"/>
      </w:pPr>
      <w:bookmarkStart w:id="376" w:name="_Toc91505068"/>
      <w:bookmarkStart w:id="377" w:name="test-the-docker-images"/>
      <w:bookmarkEnd w:id="375"/>
      <w:r>
        <w:t>Test the Docker images</w:t>
      </w:r>
      <w:bookmarkEnd w:id="376"/>
    </w:p>
    <w:p w14:paraId="6ABD475D" w14:textId="77777777" w:rsidR="00EC375C" w:rsidRDefault="009352C4">
      <w:pPr>
        <w:pStyle w:val="Compact"/>
        <w:numPr>
          <w:ilvl w:val="0"/>
          <w:numId w:val="130"/>
        </w:numPr>
      </w:pPr>
      <w:r>
        <w:t xml:space="preserve">Open a browser to </w:t>
      </w:r>
      <w:r>
        <w:rPr>
          <w:rStyle w:val="VerbatimChar"/>
        </w:rPr>
        <w:t>http:\\localhost:80\default.php</w:t>
      </w:r>
    </w:p>
    <w:p w14:paraId="7A67AB67" w14:textId="77777777" w:rsidR="00EC375C" w:rsidRDefault="009352C4">
      <w:pPr>
        <w:pStyle w:val="Heading2"/>
      </w:pPr>
      <w:bookmarkStart w:id="378" w:name="_Toc91505069"/>
      <w:bookmarkStart w:id="379" w:name="fix-storage-persistence"/>
      <w:bookmarkEnd w:id="377"/>
      <w:r>
        <w:t>Fix Storage persistence</w:t>
      </w:r>
      <w:bookmarkEnd w:id="378"/>
    </w:p>
    <w:p w14:paraId="76277F7B" w14:textId="77777777" w:rsidR="00EC375C" w:rsidRDefault="009352C4">
      <w:pPr>
        <w:numPr>
          <w:ilvl w:val="0"/>
          <w:numId w:val="131"/>
        </w:numPr>
      </w:pPr>
      <w:r>
        <w:t>Create a new docker volume:</w:t>
      </w:r>
    </w:p>
    <w:p w14:paraId="645295A1" w14:textId="77777777" w:rsidR="00EC375C" w:rsidRDefault="009352C4">
      <w:pPr>
        <w:pStyle w:val="TOCHeading"/>
        <w:numPr>
          <w:ilvl w:val="0"/>
          <w:numId w:val="1"/>
        </w:numPr>
      </w:pPr>
      <w:r>
        <w:rPr>
          <w:rStyle w:val="VerbatimChar"/>
        </w:rPr>
        <w:t>docker volume create vol-db</w:t>
      </w:r>
    </w:p>
    <w:p w14:paraId="4F433CBF" w14:textId="77777777" w:rsidR="00EC375C" w:rsidRDefault="009352C4">
      <w:pPr>
        <w:pStyle w:val="Heading2"/>
      </w:pPr>
      <w:bookmarkStart w:id="380" w:name="_Toc91505070"/>
      <w:bookmarkStart w:id="381" w:name="re-test-the-docker-images"/>
      <w:bookmarkEnd w:id="379"/>
      <w:r>
        <w:t>Re-test the Docker images</w:t>
      </w:r>
      <w:bookmarkEnd w:id="380"/>
    </w:p>
    <w:p w14:paraId="617E3D82" w14:textId="77777777" w:rsidR="00EC375C" w:rsidRDefault="009352C4">
      <w:pPr>
        <w:pStyle w:val="Compact"/>
        <w:numPr>
          <w:ilvl w:val="0"/>
          <w:numId w:val="132"/>
        </w:numPr>
      </w:pPr>
      <w:r>
        <w:t>TODO</w:t>
      </w:r>
    </w:p>
    <w:p w14:paraId="430A8110" w14:textId="77777777" w:rsidR="00EC375C" w:rsidRDefault="009352C4">
      <w:pPr>
        <w:pStyle w:val="Heading2"/>
      </w:pPr>
      <w:bookmarkStart w:id="382" w:name="_Toc91505071"/>
      <w:bookmarkStart w:id="383" w:name="Xc15b154d339b8fe2fdfa92b2bf955affbef6799"/>
      <w:bookmarkEnd w:id="381"/>
      <w:r>
        <w:t>Save the images to Azure Container Registry (ACR)</w:t>
      </w:r>
      <w:bookmarkEnd w:id="382"/>
    </w:p>
    <w:p w14:paraId="05061EAE" w14:textId="77777777" w:rsidR="00EC375C" w:rsidRDefault="009352C4">
      <w:pPr>
        <w:numPr>
          <w:ilvl w:val="0"/>
          <w:numId w:val="133"/>
        </w:numPr>
      </w:pPr>
      <w:r>
        <w:t>Open the Azure Portal</w:t>
      </w:r>
    </w:p>
    <w:p w14:paraId="56D3A0D9" w14:textId="77777777" w:rsidR="00EC375C" w:rsidRDefault="009352C4">
      <w:pPr>
        <w:numPr>
          <w:ilvl w:val="0"/>
          <w:numId w:val="133"/>
        </w:numPr>
      </w:pPr>
      <w:r>
        <w:t xml:space="preserve">Browse to the </w:t>
      </w:r>
      <w:r>
        <w:rPr>
          <w:b/>
          <w:bCs/>
        </w:rPr>
        <w:t>mysqldevSUFFIX</w:t>
      </w:r>
      <w:r>
        <w:t xml:space="preserve"> Azure Container Registry</w:t>
      </w:r>
    </w:p>
    <w:p w14:paraId="0FCE820C" w14:textId="77777777" w:rsidR="00EC375C" w:rsidRDefault="009352C4">
      <w:pPr>
        <w:numPr>
          <w:ilvl w:val="0"/>
          <w:numId w:val="133"/>
        </w:numPr>
      </w:pPr>
      <w:r>
        <w:t xml:space="preserve">Under </w:t>
      </w:r>
      <w:r>
        <w:rPr>
          <w:b/>
          <w:bCs/>
        </w:rPr>
        <w:t>Settings</w:t>
      </w:r>
      <w:r>
        <w:t xml:space="preserve">, select </w:t>
      </w:r>
      <w:r>
        <w:rPr>
          <w:b/>
          <w:bCs/>
        </w:rPr>
        <w:t>Access keys</w:t>
      </w:r>
    </w:p>
    <w:p w14:paraId="005FB857" w14:textId="77777777" w:rsidR="00EC375C" w:rsidRDefault="009352C4">
      <w:pPr>
        <w:numPr>
          <w:ilvl w:val="0"/>
          <w:numId w:val="133"/>
        </w:numPr>
      </w:pPr>
      <w:r>
        <w:t>Copy the username and password</w:t>
      </w:r>
    </w:p>
    <w:p w14:paraId="732F9AFF" w14:textId="77777777" w:rsidR="00EC375C" w:rsidRDefault="009352C4">
      <w:pPr>
        <w:numPr>
          <w:ilvl w:val="0"/>
          <w:numId w:val="133"/>
        </w:numPr>
      </w:pPr>
      <w:r>
        <w:t xml:space="preserve">In the </w:t>
      </w:r>
      <w:r>
        <w:rPr>
          <w:b/>
          <w:bCs/>
        </w:rPr>
        <w:t>paw-1</w:t>
      </w:r>
      <w:r>
        <w:t xml:space="preserve"> virtual machine, run the following:</w:t>
      </w:r>
    </w:p>
    <w:p w14:paraId="045A2E17" w14:textId="77777777" w:rsidR="00EC375C" w:rsidRDefault="009352C4">
      <w:pPr>
        <w:pStyle w:val="TOCHeading"/>
        <w:numPr>
          <w:ilvl w:val="0"/>
          <w:numId w:val="1"/>
        </w:numPr>
      </w:pPr>
      <w:r>
        <w:rPr>
          <w:rStyle w:val="NormalTok"/>
        </w:rPr>
        <w:t xml:space="preserve">docker login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NormalTok"/>
        </w:rPr>
        <w:t xml:space="preserve"> </w:t>
      </w:r>
      <w:r>
        <w:rPr>
          <w:rStyle w:val="OperatorTok"/>
        </w:rPr>
        <w:t>-</w:t>
      </w:r>
      <w:r>
        <w:rPr>
          <w:rStyle w:val="NormalTok"/>
        </w:rPr>
        <w:t xml:space="preserve">u </w:t>
      </w:r>
      <w:r>
        <w:rPr>
          <w:rStyle w:val="OperatorTok"/>
        </w:rPr>
        <w:t>{</w:t>
      </w:r>
      <w:r>
        <w:rPr>
          <w:rStyle w:val="NormalTok"/>
        </w:rPr>
        <w:t>username</w:t>
      </w:r>
      <w:r>
        <w:rPr>
          <w:rStyle w:val="OperatorTok"/>
        </w:rPr>
        <w:t>}</w:t>
      </w:r>
      <w:r>
        <w:rPr>
          <w:rStyle w:val="NormalTok"/>
        </w:rPr>
        <w:t xml:space="preserve"> </w:t>
      </w:r>
      <w:r>
        <w:rPr>
          <w:rStyle w:val="OperatorTok"/>
        </w:rPr>
        <w:t>-</w:t>
      </w:r>
      <w:r>
        <w:rPr>
          <w:rStyle w:val="NormalTok"/>
        </w:rPr>
        <w:t xml:space="preserve">p </w:t>
      </w:r>
      <w:r>
        <w:rPr>
          <w:rStyle w:val="OperatorTok"/>
        </w:rPr>
        <w:t>{</w:t>
      </w:r>
      <w:r>
        <w:rPr>
          <w:rStyle w:val="NormalTok"/>
        </w:rPr>
        <w:t>password</w:t>
      </w:r>
      <w:r>
        <w:rPr>
          <w:rStyle w:val="OperatorTok"/>
        </w:rPr>
        <w:t>}</w:t>
      </w:r>
      <w:r>
        <w:br/>
      </w:r>
      <w:r>
        <w:br/>
      </w:r>
      <w:r>
        <w:rPr>
          <w:rStyle w:val="NormalTok"/>
        </w:rPr>
        <w:t>docker tag store</w:t>
      </w:r>
      <w:r>
        <w:rPr>
          <w:rStyle w:val="OperatorTok"/>
        </w:rPr>
        <w:t>-</w:t>
      </w:r>
      <w:r>
        <w:rPr>
          <w:rStyle w:val="NormalTok"/>
        </w:rPr>
        <w:t xml:space="preserve">db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db</w:t>
      </w:r>
      <w:r>
        <w:br/>
      </w:r>
      <w:r>
        <w:br/>
      </w:r>
      <w:r>
        <w:rPr>
          <w:rStyle w:val="NormalTok"/>
        </w:rPr>
        <w:t>docker tag store</w:t>
      </w:r>
      <w:r>
        <w:rPr>
          <w:rStyle w:val="OperatorTok"/>
        </w:rPr>
        <w:t>-</w:t>
      </w:r>
      <w:r>
        <w:rPr>
          <w:rStyle w:val="NormalTok"/>
        </w:rPr>
        <w:t xml:space="preserve">web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r>
        <w:br/>
      </w:r>
      <w:r>
        <w:br/>
      </w:r>
      <w:r>
        <w:rPr>
          <w:rStyle w:val="NormalTok"/>
        </w:rPr>
        <w:t xml:space="preserve">docker push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db</w:t>
      </w:r>
      <w:r>
        <w:br/>
      </w:r>
      <w:r>
        <w:br/>
      </w:r>
      <w:r>
        <w:rPr>
          <w:rStyle w:val="NormalTok"/>
        </w:rPr>
        <w:t xml:space="preserve">docker push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p>
    <w:p w14:paraId="12A6D730" w14:textId="77777777" w:rsidR="00EC375C" w:rsidRDefault="009352C4">
      <w:pPr>
        <w:numPr>
          <w:ilvl w:val="0"/>
          <w:numId w:val="133"/>
        </w:numPr>
      </w:pPr>
      <w:r>
        <w:t>You should now see two images in your Azure Container Registry that we will use later for deployment to other container based runtimes.</w:t>
      </w:r>
    </w:p>
    <w:p w14:paraId="259A1412" w14:textId="77777777" w:rsidR="00EC375C" w:rsidRDefault="009352C4">
      <w:pPr>
        <w:pStyle w:val="Heading1"/>
      </w:pPr>
      <w:bookmarkStart w:id="384" w:name="_Toc91505072"/>
      <w:bookmarkStart w:id="385" w:name="migrate-to-azure-container-instances-aci"/>
      <w:bookmarkEnd w:id="367"/>
      <w:bookmarkEnd w:id="383"/>
      <w:r>
        <w:t>Migrate to Azure Container Instances (ACI)</w:t>
      </w:r>
      <w:bookmarkEnd w:id="384"/>
    </w:p>
    <w:p w14:paraId="2300C2E5" w14:textId="77777777" w:rsidR="00EC375C" w:rsidRDefault="009352C4">
      <w:pPr>
        <w:pStyle w:val="FirstParagraph"/>
      </w:pPr>
      <w:r>
        <w:t>Now that you have containerized versions of your applications, you can host them in several places in Azure. Here we explore Azure Container Instances (ACI).</w:t>
      </w:r>
    </w:p>
    <w:p w14:paraId="6F418230" w14:textId="77777777" w:rsidR="00EC375C" w:rsidRDefault="009352C4">
      <w:pPr>
        <w:pStyle w:val="Heading2"/>
      </w:pPr>
      <w:bookmarkStart w:id="386" w:name="_Toc91505073"/>
      <w:bookmarkStart w:id="387" w:name="push-images-to-azure-container-registry"/>
      <w:r>
        <w:t>Push images to Azure Container Registry</w:t>
      </w:r>
      <w:bookmarkEnd w:id="386"/>
    </w:p>
    <w:p w14:paraId="3F2C51B7" w14:textId="77777777" w:rsidR="00EC375C" w:rsidRDefault="009352C4">
      <w:pPr>
        <w:pStyle w:val="Compact"/>
        <w:numPr>
          <w:ilvl w:val="0"/>
          <w:numId w:val="134"/>
        </w:numPr>
      </w:pPr>
      <w:r>
        <w:t xml:space="preserve">If you haven’t already, be sure to push your images to your Azure Container Registry using the </w:t>
      </w:r>
      <w:hyperlink r:id="rId285">
        <w:r>
          <w:rPr>
            <w:rStyle w:val="FootnoteReference"/>
          </w:rPr>
          <w:t xml:space="preserve">Push Images to </w:t>
        </w:r>
        <w:proofErr w:type="spellStart"/>
        <w:r>
          <w:rPr>
            <w:rStyle w:val="FootnoteReference"/>
          </w:rPr>
          <w:t>Acr</w:t>
        </w:r>
        <w:proofErr w:type="spellEnd"/>
      </w:hyperlink>
      <w:r>
        <w:t xml:space="preserve"> article.</w:t>
      </w:r>
    </w:p>
    <w:p w14:paraId="2247B113" w14:textId="77777777" w:rsidR="00EC375C" w:rsidRDefault="009352C4">
      <w:pPr>
        <w:pStyle w:val="Heading2"/>
      </w:pPr>
      <w:bookmarkStart w:id="388" w:name="_Toc91505074"/>
      <w:bookmarkStart w:id="389" w:name="run-images-in-aci"/>
      <w:bookmarkEnd w:id="387"/>
      <w:r>
        <w:t>Run images in ACI</w:t>
      </w:r>
      <w:bookmarkEnd w:id="388"/>
    </w:p>
    <w:p w14:paraId="3360E657" w14:textId="77777777" w:rsidR="00EC375C" w:rsidRDefault="009352C4">
      <w:pPr>
        <w:numPr>
          <w:ilvl w:val="0"/>
          <w:numId w:val="135"/>
        </w:numPr>
      </w:pPr>
      <w:r>
        <w:t>Run the following commands to create two new container instances:</w:t>
      </w:r>
    </w:p>
    <w:p w14:paraId="2771798A" w14:textId="77777777" w:rsidR="00EC375C" w:rsidRDefault="009352C4">
      <w:pPr>
        <w:pStyle w:val="TOCHeading"/>
        <w:numPr>
          <w:ilvl w:val="0"/>
          <w:numId w:val="1"/>
        </w:numPr>
      </w:pP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$rg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AzResourceGroup </w:t>
      </w:r>
      <w:r>
        <w:rPr>
          <w:rStyle w:val="VariableTok"/>
        </w:rPr>
        <w:t>$resourceGroupName</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br/>
      </w:r>
      <w:r>
        <w:br/>
      </w:r>
      <w:r>
        <w:rPr>
          <w:rStyle w:val="VariableTok"/>
        </w:rPr>
        <w:t>$imageRegistryCredential</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AzContainerGroupImageRegistryCredentialObject </w:t>
      </w:r>
      <w:r>
        <w:rPr>
          <w:rStyle w:val="OperatorTok"/>
        </w:rPr>
        <w:t>-</w:t>
      </w:r>
      <w:r>
        <w:rPr>
          <w:rStyle w:val="NormalTok"/>
        </w:rPr>
        <w:t xml:space="preserve">Server </w:t>
      </w:r>
      <w:r>
        <w:rPr>
          <w:rStyle w:val="StringTok"/>
        </w:rPr>
        <w:t>"$acrName.azurecr.io"</w:t>
      </w:r>
      <w:r>
        <w:rPr>
          <w:rStyle w:val="NormalTok"/>
        </w:rPr>
        <w:t xml:space="preserve"> </w:t>
      </w:r>
      <w:r>
        <w:rPr>
          <w:rStyle w:val="OperatorTok"/>
        </w:rPr>
        <w:t>-</w:t>
      </w:r>
      <w:r>
        <w:rPr>
          <w:rStyle w:val="NormalTok"/>
        </w:rPr>
        <w:t xml:space="preserve">Username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br/>
      </w:r>
      <w:r>
        <w:br/>
      </w:r>
      <w:r>
        <w:rPr>
          <w:rStyle w:val="VariableTok"/>
        </w:rPr>
        <w:t>$containerName</w:t>
      </w:r>
      <w:r>
        <w:rPr>
          <w:rStyle w:val="NormalTok"/>
        </w:rPr>
        <w:t xml:space="preserve"> </w:t>
      </w:r>
      <w:r>
        <w:rPr>
          <w:rStyle w:val="OperatorTok"/>
        </w:rPr>
        <w:t>=</w:t>
      </w:r>
      <w:r>
        <w:rPr>
          <w:rStyle w:val="NormalTok"/>
        </w:rPr>
        <w:t xml:space="preserve"> </w:t>
      </w:r>
      <w:r>
        <w:rPr>
          <w:rStyle w:val="StringTok"/>
        </w:rPr>
        <w:t>"store-db"</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"MYSQL_DATABASE"</w:t>
      </w:r>
      <w:r>
        <w:rPr>
          <w:rStyle w:val="NormalTok"/>
        </w:rPr>
        <w:t xml:space="preserve"> </w:t>
      </w:r>
      <w:r>
        <w:rPr>
          <w:rStyle w:val="OperatorTok"/>
        </w:rPr>
        <w:t>-</w:t>
      </w:r>
      <w:r>
        <w:rPr>
          <w:rStyle w:val="NormalTok"/>
        </w:rPr>
        <w:t xml:space="preserve">Value </w:t>
      </w:r>
      <w:r>
        <w:rPr>
          <w:rStyle w:val="StringTok"/>
        </w:rPr>
        <w:t>"contosocoffee"</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"MYSQL_ROOT_PASSWORD"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3306 </w:t>
      </w:r>
      <w:r>
        <w:rPr>
          <w:rStyle w:val="OperatorTok"/>
        </w:rPr>
        <w:t>-</w:t>
      </w:r>
      <w:r>
        <w:rPr>
          <w:rStyle w:val="NormalTok"/>
        </w:rPr>
        <w:t>Protocol TCP</w:t>
      </w:r>
      <w:r>
        <w:rPr>
          <w:rStyle w:val="OperatorTok"/>
        </w:rPr>
        <w:t>;</w:t>
      </w:r>
      <w:r>
        <w:br/>
      </w:r>
      <w:r>
        <w:rPr>
          <w:rStyle w:val="VariableTok"/>
        </w:rPr>
        <w:t>$volume</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AzContainerGroupVolumeObject </w:t>
      </w:r>
      <w:r>
        <w:rPr>
          <w:rStyle w:val="OperatorTok"/>
        </w:rPr>
        <w:t>-</w:t>
      </w:r>
      <w:r>
        <w:rPr>
          <w:rStyle w:val="NormalTok"/>
        </w:rPr>
        <w:t xml:space="preserve">Name </w:t>
      </w:r>
      <w:r>
        <w:rPr>
          <w:rStyle w:val="StringTok"/>
        </w:rPr>
        <w:t>"vol-data"</w:t>
      </w:r>
      <w:r>
        <w:rPr>
          <w:rStyle w:val="NormalTok"/>
        </w:rPr>
        <w:t xml:space="preserve"> </w:t>
      </w:r>
      <w:r>
        <w:rPr>
          <w:rStyle w:val="OperatorTok"/>
        </w:rPr>
        <w:t>-</w:t>
      </w:r>
      <w:r>
        <w:rPr>
          <w:rStyle w:val="NormalTok"/>
        </w:rPr>
        <w:t xml:space="preserve">AzureFileShareName </w:t>
      </w:r>
      <w:r>
        <w:rPr>
          <w:rStyle w:val="StringTok"/>
        </w:rPr>
        <w:t>"voldata"</w:t>
      </w:r>
      <w:r>
        <w:rPr>
          <w:rStyle w:val="NormalTok"/>
        </w:rPr>
        <w:t xml:space="preserve"> </w:t>
      </w:r>
      <w:r>
        <w:rPr>
          <w:rStyle w:val="OperatorTok"/>
        </w:rPr>
        <w:t>-</w:t>
      </w:r>
      <w:r>
        <w:rPr>
          <w:rStyle w:val="NormalTok"/>
        </w:rPr>
        <w:t xml:space="preserve">AzureFileStorageAccountName </w:t>
      </w:r>
      <w:r>
        <w:rPr>
          <w:rStyle w:val="StringTok"/>
        </w:rPr>
        <w:t>"username"</w:t>
      </w:r>
      <w:r>
        <w:rPr>
          <w:rStyle w:val="NormalTok"/>
        </w:rPr>
        <w:t xml:space="preserve"> </w:t>
      </w:r>
      <w:r>
        <w:rPr>
          <w:rStyle w:val="OperatorTok"/>
        </w:rPr>
        <w:t>-</w:t>
      </w:r>
      <w:r>
        <w:rPr>
          <w:rStyle w:val="NormalTok"/>
        </w:rPr>
        <w:t xml:space="preserve">AzureFileStorageAccountKey </w:t>
      </w:r>
      <w:r>
        <w:rPr>
          <w:rStyle w:val="OperatorTok"/>
        </w:rPr>
        <w:t>(</w:t>
      </w:r>
      <w:r>
        <w:rPr>
          <w:rStyle w:val="FunctionTok"/>
        </w:rPr>
        <w:t>ConvertTo-SecureString</w:t>
      </w:r>
      <w:r>
        <w:rPr>
          <w:rStyle w:val="NormalTok"/>
        </w:rPr>
        <w:t xml:space="preserve"> </w:t>
      </w:r>
      <w:r>
        <w:rPr>
          <w:rStyle w:val="StringTok"/>
        </w:rPr>
        <w:t>"PlainTextPassword"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AzContainerInstanceObject </w:t>
      </w:r>
      <w:r>
        <w:rPr>
          <w:rStyle w:val="OperatorTok"/>
        </w:rPr>
        <w:t>-</w:t>
      </w:r>
      <w:r>
        <w:rPr>
          <w:rStyle w:val="NormalTok"/>
        </w:rPr>
        <w:t>Name mysql</w:t>
      </w:r>
      <w:r>
        <w:rPr>
          <w:rStyle w:val="OperatorTok"/>
        </w:rPr>
        <w:t>-</w:t>
      </w:r>
      <w:r>
        <w:rPr>
          <w:rStyle w:val="NormalTok"/>
        </w:rPr>
        <w:t>dev</w:t>
      </w:r>
      <w:r>
        <w:rPr>
          <w:rStyle w:val="OperatorTok"/>
        </w:rPr>
        <w:t>-</w:t>
      </w:r>
      <w:r>
        <w:rPr>
          <w:rStyle w:val="NormalTok"/>
        </w:rPr>
        <w:t xml:space="preserve">db </w:t>
      </w:r>
      <w:r>
        <w:rPr>
          <w:rStyle w:val="OperatorTok"/>
        </w:rPr>
        <w:t>-</w:t>
      </w:r>
      <w:r>
        <w:rPr>
          <w:rStyle w:val="NormalTok"/>
        </w:rPr>
        <w:t xml:space="preserve">Image </w:t>
      </w:r>
      <w:r>
        <w:rPr>
          <w:rStyle w:val="StringTok"/>
        </w:rPr>
        <w:t>"$acrName.azurecr.io/store-db"</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OperatorTok"/>
        </w:rPr>
        <w:t>-</w:t>
      </w:r>
      <w:r>
        <w:rPr>
          <w:rStyle w:val="NormalTok"/>
        </w:rPr>
        <w:t>EnvironmentVariable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br/>
      </w:r>
      <w:r>
        <w:rPr>
          <w:rStyle w:val="NormalTok"/>
        </w:rPr>
        <w:t>New</w:t>
      </w:r>
      <w:r>
        <w:rPr>
          <w:rStyle w:val="OperatorTok"/>
        </w:rPr>
        <w:t>-</w:t>
      </w:r>
      <w:r>
        <w:rPr>
          <w:rStyle w:val="NormalTok"/>
        </w:rPr>
        <w:t xml:space="preserve">AzContainerGroup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$containerName</w:t>
      </w:r>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r>
        <w:rPr>
          <w:rStyle w:val="NormalTok"/>
        </w:rPr>
        <w:t xml:space="preserve">OsType Linux </w:t>
      </w:r>
      <w:r>
        <w:rPr>
          <w:rStyle w:val="OperatorTok"/>
        </w:rPr>
        <w:t>-</w:t>
      </w:r>
      <w:r>
        <w:rPr>
          <w:rStyle w:val="NormalTok"/>
        </w:rPr>
        <w:t xml:space="preserve">Location </w:t>
      </w:r>
      <w:r>
        <w:rPr>
          <w:rStyle w:val="VariableTok"/>
        </w:rPr>
        <w:t>$rg</w:t>
      </w:r>
      <w:r>
        <w:rPr>
          <w:rStyle w:val="OperatorTok"/>
        </w:rPr>
        <w:t>.</w:t>
      </w:r>
      <w:r>
        <w:rPr>
          <w:rStyle w:val="FunctionTok"/>
        </w:rPr>
        <w:t>location</w:t>
      </w:r>
      <w:r>
        <w:rPr>
          <w:rStyle w:val="NormalTok"/>
        </w:rPr>
        <w:t xml:space="preserve"> </w:t>
      </w:r>
      <w:r>
        <w:rPr>
          <w:rStyle w:val="OperatorTok"/>
        </w:rPr>
        <w:t>-</w:t>
      </w:r>
      <w:r>
        <w:rPr>
          <w:rStyle w:val="NormalTok"/>
        </w:rPr>
        <w:t xml:space="preserve">ImageRegistryCredential </w:t>
      </w:r>
      <w:r>
        <w:rPr>
          <w:rStyle w:val="VariableTok"/>
        </w:rPr>
        <w:t>$imageRegistryCredential</w:t>
      </w:r>
      <w:r>
        <w:rPr>
          <w:rStyle w:val="NormalTok"/>
        </w:rPr>
        <w:t xml:space="preserve"> </w:t>
      </w:r>
      <w:r>
        <w:rPr>
          <w:rStyle w:val="OperatorTok"/>
        </w:rPr>
        <w:t>-</w:t>
      </w:r>
      <w:r>
        <w:rPr>
          <w:rStyle w:val="NormalTok"/>
        </w:rPr>
        <w:t>IpAddressType Public</w:t>
      </w:r>
      <w:r>
        <w:rPr>
          <w:rStyle w:val="OperatorTok"/>
        </w:rPr>
        <w:t>;</w:t>
      </w:r>
    </w:p>
    <w:p w14:paraId="4750661E" w14:textId="77777777" w:rsidR="00EC375C" w:rsidRDefault="009352C4">
      <w:pPr>
        <w:numPr>
          <w:ilvl w:val="0"/>
          <w:numId w:val="135"/>
        </w:numPr>
      </w:pPr>
      <w:r>
        <w:t>Browse to the Azure Portal</w:t>
      </w:r>
    </w:p>
    <w:p w14:paraId="726A7592" w14:textId="77777777" w:rsidR="00EC375C" w:rsidRDefault="009352C4">
      <w:pPr>
        <w:numPr>
          <w:ilvl w:val="0"/>
          <w:numId w:val="135"/>
        </w:numPr>
      </w:pPr>
      <w:r>
        <w:t xml:space="preserve">Search for the </w:t>
      </w:r>
      <w:r>
        <w:rPr>
          <w:b/>
          <w:bCs/>
        </w:rPr>
        <w:t>store-db</w:t>
      </w:r>
      <w:r>
        <w:t xml:space="preserve"> Container instance and select it</w:t>
      </w:r>
    </w:p>
    <w:p w14:paraId="792D58B9" w14:textId="77777777" w:rsidR="00EC375C" w:rsidRDefault="009352C4">
      <w:pPr>
        <w:numPr>
          <w:ilvl w:val="0"/>
          <w:numId w:val="135"/>
        </w:numPr>
      </w:pPr>
      <w:r>
        <w:t>Copy the public IP address</w:t>
      </w:r>
    </w:p>
    <w:p w14:paraId="5BB1A69E" w14:textId="77777777" w:rsidR="00EC375C" w:rsidRDefault="009352C4">
      <w:pPr>
        <w:numPr>
          <w:ilvl w:val="0"/>
          <w:numId w:val="135"/>
        </w:numPr>
      </w:pPr>
      <w:r>
        <w:t>Setup the web container, replace the IP_ADDRESS with the one copied above:</w:t>
      </w:r>
    </w:p>
    <w:p w14:paraId="4951ED84" w14:textId="77777777" w:rsidR="00EC375C" w:rsidRDefault="009352C4">
      <w:pPr>
        <w:pStyle w:val="TOCHeading"/>
        <w:numPr>
          <w:ilvl w:val="0"/>
          <w:numId w:val="1"/>
        </w:numPr>
      </w:pPr>
      <w:r>
        <w:rPr>
          <w:rStyle w:val="VariableTok"/>
        </w:rPr>
        <w:t>$containerName</w:t>
      </w:r>
      <w:r>
        <w:rPr>
          <w:rStyle w:val="NormalTok"/>
        </w:rPr>
        <w:t xml:space="preserve"> </w:t>
      </w:r>
      <w:r>
        <w:rPr>
          <w:rStyle w:val="OperatorTok"/>
        </w:rPr>
        <w:t>=</w:t>
      </w:r>
      <w:r>
        <w:rPr>
          <w:rStyle w:val="NormalTok"/>
        </w:rPr>
        <w:t xml:space="preserve"> </w:t>
      </w:r>
      <w:r>
        <w:rPr>
          <w:rStyle w:val="StringTok"/>
        </w:rPr>
        <w:t>"store-web"</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"MYSQL_DATABASE"</w:t>
      </w:r>
      <w:r>
        <w:rPr>
          <w:rStyle w:val="NormalTok"/>
        </w:rPr>
        <w:t xml:space="preserve"> </w:t>
      </w:r>
      <w:r>
        <w:rPr>
          <w:rStyle w:val="OperatorTok"/>
        </w:rPr>
        <w:t>-</w:t>
      </w:r>
      <w:r>
        <w:rPr>
          <w:rStyle w:val="NormalTok"/>
        </w:rPr>
        <w:t xml:space="preserve">Value </w:t>
      </w:r>
      <w:r>
        <w:rPr>
          <w:rStyle w:val="StringTok"/>
        </w:rPr>
        <w:t>"contosocoffee"</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"MYSQL_USERNAME"</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$env3</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$env4</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"MYSQL_SERVERNAME"</w:t>
      </w:r>
      <w:r>
        <w:rPr>
          <w:rStyle w:val="NormalTok"/>
        </w:rPr>
        <w:t xml:space="preserve"> </w:t>
      </w:r>
      <w:r>
        <w:rPr>
          <w:rStyle w:val="OperatorTok"/>
        </w:rPr>
        <w:t>-</w:t>
      </w:r>
      <w:r>
        <w:rPr>
          <w:rStyle w:val="NormalTok"/>
        </w:rPr>
        <w:t xml:space="preserve">Value </w:t>
      </w:r>
      <w:r>
        <w:rPr>
          <w:rStyle w:val="StringTok"/>
        </w:rPr>
        <w:t>"IP_ADDRESS"</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80 </w:t>
      </w:r>
      <w:r>
        <w:rPr>
          <w:rStyle w:val="OperatorTok"/>
        </w:rPr>
        <w:t>-</w:t>
      </w:r>
      <w:r>
        <w:rPr>
          <w:rStyle w:val="NormalTok"/>
        </w:rPr>
        <w:t>Protocol TCP</w:t>
      </w:r>
      <w:r>
        <w:rPr>
          <w:rStyle w:val="OperatorTok"/>
        </w:rPr>
        <w:t>;</w:t>
      </w:r>
      <w:r>
        <w:br/>
      </w:r>
      <w:r>
        <w:rPr>
          <w:rStyle w:val="VariableTok"/>
        </w:rPr>
        <w:t>$port2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8080 </w:t>
      </w:r>
      <w:r>
        <w:rPr>
          <w:rStyle w:val="OperatorTok"/>
        </w:rPr>
        <w:t>-</w:t>
      </w:r>
      <w:r>
        <w:rPr>
          <w:rStyle w:val="NormalTok"/>
        </w:rPr>
        <w:t>Protocol TCP</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AzContainerInstanceObject </w:t>
      </w:r>
      <w:r>
        <w:rPr>
          <w:rStyle w:val="OperatorTok"/>
        </w:rPr>
        <w:t>-</w:t>
      </w:r>
      <w:r>
        <w:rPr>
          <w:rStyle w:val="NormalTok"/>
        </w:rPr>
        <w:t>Name mysql</w:t>
      </w:r>
      <w:r>
        <w:rPr>
          <w:rStyle w:val="OperatorTok"/>
        </w:rPr>
        <w:t>-</w:t>
      </w:r>
      <w:r>
        <w:rPr>
          <w:rStyle w:val="NormalTok"/>
        </w:rPr>
        <w:t>dev</w:t>
      </w:r>
      <w:r>
        <w:rPr>
          <w:rStyle w:val="OperatorTok"/>
        </w:rPr>
        <w:t>-</w:t>
      </w:r>
      <w:r>
        <w:rPr>
          <w:rStyle w:val="NormalTok"/>
        </w:rPr>
        <w:t xml:space="preserve">web </w:t>
      </w:r>
      <w:r>
        <w:rPr>
          <w:rStyle w:val="OperatorTok"/>
        </w:rPr>
        <w:t>-</w:t>
      </w:r>
      <w:r>
        <w:rPr>
          <w:rStyle w:val="NormalTok"/>
        </w:rPr>
        <w:t xml:space="preserve">Image </w:t>
      </w:r>
      <w:r>
        <w:rPr>
          <w:rStyle w:val="StringTok"/>
        </w:rPr>
        <w:t>"$acrName.azurecr.io/store-web"</w:t>
      </w:r>
      <w:r>
        <w:rPr>
          <w:rStyle w:val="NormalTok"/>
        </w:rPr>
        <w:t xml:space="preserve"> </w:t>
      </w:r>
      <w:r>
        <w:rPr>
          <w:rStyle w:val="OperatorTok"/>
        </w:rPr>
        <w:t>-</w:t>
      </w:r>
      <w:r>
        <w:rPr>
          <w:rStyle w:val="NormalTok"/>
        </w:rPr>
        <w:t>EnvironmentVariable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rPr>
          <w:rStyle w:val="NormalTok"/>
        </w:rPr>
        <w:t xml:space="preserve"> </w:t>
      </w:r>
      <w:r>
        <w:rPr>
          <w:rStyle w:val="VariableTok"/>
        </w:rPr>
        <w:t>$env3</w:t>
      </w:r>
      <w:r>
        <w:rPr>
          <w:rStyle w:val="OperatorTok"/>
        </w:rPr>
        <w:t>,</w:t>
      </w:r>
      <w:r>
        <w:rPr>
          <w:rStyle w:val="NormalTok"/>
        </w:rPr>
        <w:t xml:space="preserve"> </w:t>
      </w:r>
      <w:r>
        <w:rPr>
          <w:rStyle w:val="VariableTok"/>
        </w:rPr>
        <w:t>$env4</w:t>
      </w:r>
      <w:r>
        <w:rPr>
          <w:rStyle w:val="OperatorTok"/>
        </w:rPr>
        <w:t>)</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VariableTok"/>
        </w:rPr>
        <w:t>$port2</w:t>
      </w:r>
      <w:r>
        <w:rPr>
          <w:rStyle w:val="OperatorTok"/>
        </w:rPr>
        <w:t>);</w:t>
      </w:r>
      <w:r>
        <w:br/>
      </w:r>
      <w:r>
        <w:rPr>
          <w:rStyle w:val="NormalTok"/>
        </w:rPr>
        <w:t>New</w:t>
      </w:r>
      <w:r>
        <w:rPr>
          <w:rStyle w:val="OperatorTok"/>
        </w:rPr>
        <w:t>-</w:t>
      </w:r>
      <w:r>
        <w:rPr>
          <w:rStyle w:val="NormalTok"/>
        </w:rPr>
        <w:t xml:space="preserve">AzContainerGroup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$containerName</w:t>
      </w:r>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r>
        <w:rPr>
          <w:rStyle w:val="NormalTok"/>
        </w:rPr>
        <w:t xml:space="preserve">OsType Linux </w:t>
      </w:r>
      <w:r>
        <w:rPr>
          <w:rStyle w:val="OperatorTok"/>
        </w:rPr>
        <w:t>-</w:t>
      </w:r>
      <w:r>
        <w:rPr>
          <w:rStyle w:val="NormalTok"/>
        </w:rPr>
        <w:t xml:space="preserve">Location </w:t>
      </w:r>
      <w:r>
        <w:rPr>
          <w:rStyle w:val="VariableTok"/>
        </w:rPr>
        <w:t>$rg</w:t>
      </w:r>
      <w:r>
        <w:rPr>
          <w:rStyle w:val="OperatorTok"/>
        </w:rPr>
        <w:t>.</w:t>
      </w:r>
      <w:r>
        <w:rPr>
          <w:rStyle w:val="FunctionTok"/>
        </w:rPr>
        <w:t>location</w:t>
      </w:r>
      <w:r>
        <w:rPr>
          <w:rStyle w:val="NormalTok"/>
        </w:rPr>
        <w:t xml:space="preserve"> </w:t>
      </w:r>
      <w:r>
        <w:rPr>
          <w:rStyle w:val="OperatorTok"/>
        </w:rPr>
        <w:t>-</w:t>
      </w:r>
      <w:r>
        <w:rPr>
          <w:rStyle w:val="NormalTok"/>
        </w:rPr>
        <w:t xml:space="preserve">ImageRegistryCredential </w:t>
      </w:r>
      <w:r>
        <w:rPr>
          <w:rStyle w:val="VariableTok"/>
        </w:rPr>
        <w:t>$imageRegistryCredential</w:t>
      </w:r>
      <w:r>
        <w:rPr>
          <w:rStyle w:val="NormalTok"/>
        </w:rPr>
        <w:t xml:space="preserve"> </w:t>
      </w:r>
      <w:r>
        <w:rPr>
          <w:rStyle w:val="OperatorTok"/>
        </w:rPr>
        <w:t>-</w:t>
      </w:r>
      <w:r>
        <w:rPr>
          <w:rStyle w:val="NormalTok"/>
        </w:rPr>
        <w:t>IpAddressType Public</w:t>
      </w:r>
      <w:r>
        <w:rPr>
          <w:rStyle w:val="OperatorTok"/>
        </w:rPr>
        <w:t>;</w:t>
      </w:r>
    </w:p>
    <w:p w14:paraId="6711ACEE" w14:textId="77777777" w:rsidR="00EC375C" w:rsidRDefault="009352C4">
      <w:pPr>
        <w:pStyle w:val="Heading2"/>
      </w:pPr>
      <w:bookmarkStart w:id="390" w:name="_Toc91505075"/>
      <w:bookmarkStart w:id="391" w:name="test-the-images"/>
      <w:bookmarkEnd w:id="389"/>
      <w:r>
        <w:t>Test the images</w:t>
      </w:r>
      <w:bookmarkEnd w:id="390"/>
    </w:p>
    <w:p w14:paraId="2C240758" w14:textId="77777777" w:rsidR="00EC375C" w:rsidRDefault="009352C4">
      <w:pPr>
        <w:numPr>
          <w:ilvl w:val="0"/>
          <w:numId w:val="136"/>
        </w:numPr>
      </w:pPr>
      <w:r>
        <w:t>Browse to the Azure Portal</w:t>
      </w:r>
    </w:p>
    <w:p w14:paraId="7D3A8F7C" w14:textId="77777777" w:rsidR="00EC375C" w:rsidRDefault="009352C4">
      <w:pPr>
        <w:numPr>
          <w:ilvl w:val="0"/>
          <w:numId w:val="136"/>
        </w:numPr>
      </w:pPr>
      <w:r>
        <w:t xml:space="preserve">Search for the </w:t>
      </w:r>
      <w:r>
        <w:rPr>
          <w:b/>
          <w:bCs/>
        </w:rPr>
        <w:t>store-web</w:t>
      </w:r>
      <w:r>
        <w:t xml:space="preserve"> Container instance and select it</w:t>
      </w:r>
    </w:p>
    <w:p w14:paraId="4A9F840E" w14:textId="77777777" w:rsidR="00EC375C" w:rsidRDefault="009352C4">
      <w:pPr>
        <w:numPr>
          <w:ilvl w:val="0"/>
          <w:numId w:val="136"/>
        </w:numPr>
      </w:pPr>
      <w:r>
        <w:t xml:space="preserve">Copy the public IP address and then open a browser window to </w:t>
      </w:r>
      <w:r>
        <w:rPr>
          <w:rStyle w:val="VerbatimChar"/>
        </w:rPr>
        <w:t>http://IP_ADDRESS:8000/default.php</w:t>
      </w:r>
    </w:p>
    <w:p w14:paraId="6499D83D" w14:textId="77777777" w:rsidR="00EC375C" w:rsidRDefault="009352C4">
      <w:pPr>
        <w:pStyle w:val="Heading1"/>
        <w:numPr>
          <w:ilvl w:val="0"/>
          <w:numId w:val="136"/>
        </w:numPr>
      </w:pPr>
      <w:bookmarkStart w:id="392" w:name="migrate-to-azure-app-service-containers"/>
      <w:bookmarkStart w:id="393" w:name="_Toc91505076"/>
      <w:r>
        <w:t>Migrate to Azure App Service Containers</w:t>
      </w:r>
      <w:bookmarkEnd w:id="392"/>
      <w:bookmarkEnd w:id="393"/>
    </w:p>
    <w:p w14:paraId="7D097D1D" w14:textId="77777777" w:rsidR="00EC375C" w:rsidRDefault="009352C4">
      <w:pPr>
        <w:pStyle w:val="FirstParagraph"/>
      </w:pPr>
      <w:r>
        <w:t>Now that you have containerized versions of your applications, you can host them in several places in Azure. Here we explore Azure App Service Containers.</w:t>
      </w:r>
    </w:p>
    <w:p w14:paraId="7011C362" w14:textId="77777777" w:rsidR="00EC375C" w:rsidRDefault="009352C4">
      <w:pPr>
        <w:pStyle w:val="Heading2"/>
      </w:pPr>
      <w:bookmarkStart w:id="394" w:name="_Toc91505077"/>
      <w:bookmarkStart w:id="395" w:name="X87a077b32a9b809ea05b2577d789fd4c3434902"/>
      <w:bookmarkEnd w:id="391"/>
      <w:r>
        <w:t>Push images to Azure Container Registry</w:t>
      </w:r>
      <w:bookmarkEnd w:id="394"/>
    </w:p>
    <w:p w14:paraId="74817E8F" w14:textId="77777777" w:rsidR="00EC375C" w:rsidRDefault="009352C4">
      <w:pPr>
        <w:pStyle w:val="Compact"/>
        <w:numPr>
          <w:ilvl w:val="0"/>
          <w:numId w:val="137"/>
        </w:numPr>
      </w:pPr>
      <w:r>
        <w:t xml:space="preserve">If you haven’t already, be sure to push your images to your Azure Container Registry using the </w:t>
      </w:r>
      <w:hyperlink r:id="rId286">
        <w:r>
          <w:rPr>
            <w:rStyle w:val="FootnoteReference"/>
          </w:rPr>
          <w:t xml:space="preserve">Push Images to </w:t>
        </w:r>
        <w:proofErr w:type="spellStart"/>
        <w:r>
          <w:rPr>
            <w:rStyle w:val="FootnoteReference"/>
          </w:rPr>
          <w:t>Acr</w:t>
        </w:r>
        <w:proofErr w:type="spellEnd"/>
      </w:hyperlink>
      <w:r>
        <w:t xml:space="preserve"> article.</w:t>
      </w:r>
    </w:p>
    <w:p w14:paraId="26E12CCF" w14:textId="77777777" w:rsidR="00EC375C" w:rsidRDefault="009352C4">
      <w:pPr>
        <w:pStyle w:val="Heading2"/>
      </w:pPr>
      <w:bookmarkStart w:id="396" w:name="_Toc91505078"/>
      <w:bookmarkStart w:id="397" w:name="run-images-in-azure-app-service"/>
      <w:bookmarkEnd w:id="395"/>
      <w:r>
        <w:t>Run images in Azure App Service</w:t>
      </w:r>
      <w:bookmarkEnd w:id="396"/>
    </w:p>
    <w:p w14:paraId="2780DA97" w14:textId="77777777" w:rsidR="00EC375C" w:rsidRDefault="009352C4">
      <w:pPr>
        <w:numPr>
          <w:ilvl w:val="0"/>
          <w:numId w:val="138"/>
        </w:numPr>
      </w:pPr>
      <w:r>
        <w:t>Run the following to create the app service containers:</w:t>
      </w:r>
    </w:p>
    <w:p w14:paraId="154EA115" w14:textId="77777777" w:rsidR="00EC375C" w:rsidRDefault="009352C4">
      <w:pPr>
        <w:pStyle w:val="TOCHeading"/>
        <w:numPr>
          <w:ilvl w:val="0"/>
          <w:numId w:val="1"/>
        </w:numPr>
      </w:pPr>
      <w:r>
        <w:rPr>
          <w:rStyle w:val="VariableTok"/>
        </w:rPr>
        <w:t>$name</w:t>
      </w:r>
      <w:r>
        <w:rPr>
          <w:rStyle w:val="NormalTok"/>
        </w:rPr>
        <w:t xml:space="preserve"> </w:t>
      </w:r>
      <w:r>
        <w:rPr>
          <w:rStyle w:val="OperatorTok"/>
        </w:rPr>
        <w:t>=</w:t>
      </w:r>
      <w:r>
        <w:rPr>
          <w:rStyle w:val="NormalTok"/>
        </w:rPr>
        <w:t xml:space="preserve"> </w:t>
      </w:r>
      <w:r>
        <w:rPr>
          <w:rStyle w:val="StringTok"/>
        </w:rPr>
        <w:t>"mysqldev-app-web"</w:t>
      </w:r>
      <w:r>
        <w:rPr>
          <w:rStyle w:val="OperatorTok"/>
        </w:rPr>
        <w:t>;</w:t>
      </w:r>
      <w:r>
        <w:br/>
      </w: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$appPlan</w:t>
      </w:r>
      <w:r>
        <w:rPr>
          <w:rStyle w:val="NormalTok"/>
        </w:rPr>
        <w:t xml:space="preserve"> </w:t>
      </w:r>
      <w:r>
        <w:rPr>
          <w:rStyle w:val="OperatorTok"/>
        </w:rPr>
        <w:t>=</w:t>
      </w:r>
      <w:r>
        <w:rPr>
          <w:rStyle w:val="NormalTok"/>
        </w:rPr>
        <w:t xml:space="preserve"> </w:t>
      </w:r>
      <w:r>
        <w:rPr>
          <w:rStyle w:val="StringTok"/>
        </w:rPr>
        <w:t>"mysqldevSUFFIX-linux"</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"$acrName.azure.io/store-web"</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rPr>
          <w:rStyle w:val="OperatorTok"/>
        </w:rPr>
        <w:t>;</w:t>
      </w:r>
      <w:r>
        <w:br/>
      </w:r>
      <w:r>
        <w:br/>
      </w:r>
      <w:r>
        <w:rPr>
          <w:rStyle w:val="NormalTok"/>
        </w:rPr>
        <w:t>New</w:t>
      </w:r>
      <w:r>
        <w:rPr>
          <w:rStyle w:val="OperatorTok"/>
        </w:rPr>
        <w:t>-</w:t>
      </w:r>
      <w:r>
        <w:rPr>
          <w:rStyle w:val="NormalTok"/>
        </w:rPr>
        <w:t xml:space="preserve">AzWebApp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AppServicePlan </w:t>
      </w:r>
      <w:r>
        <w:rPr>
          <w:rStyle w:val="VariableTok"/>
        </w:rPr>
        <w:t>$appPlan</w:t>
      </w:r>
      <w:r>
        <w:rPr>
          <w:rStyle w:val="NormalTok"/>
        </w:rPr>
        <w:t xml:space="preserve"> </w:t>
      </w:r>
      <w:r>
        <w:rPr>
          <w:rStyle w:val="OperatorTok"/>
        </w:rPr>
        <w:t>-</w:t>
      </w:r>
      <w:r>
        <w:rPr>
          <w:rStyle w:val="NormalTok"/>
        </w:rPr>
        <w:t xml:space="preserve">ContainerImageName </w:t>
      </w:r>
      <w:r>
        <w:rPr>
          <w:rStyle w:val="VariableTok"/>
        </w:rPr>
        <w:t>$image</w:t>
      </w:r>
      <w:r>
        <w:rPr>
          <w:rStyle w:val="NormalTok"/>
        </w:rPr>
        <w:t xml:space="preserve"> </w:t>
      </w:r>
      <w:r>
        <w:rPr>
          <w:rStyle w:val="OperatorTok"/>
        </w:rPr>
        <w:t>-</w:t>
      </w:r>
      <w:r>
        <w:rPr>
          <w:rStyle w:val="NormalTok"/>
        </w:rPr>
        <w:t xml:space="preserve">ContainerRegistryUrl </w:t>
      </w:r>
      <w:r>
        <w:rPr>
          <w:rStyle w:val="VariableTok"/>
        </w:rPr>
        <w:t>$acr</w:t>
      </w:r>
      <w:r>
        <w:rPr>
          <w:rStyle w:val="OperatorTok"/>
        </w:rPr>
        <w:t>.</w:t>
      </w:r>
      <w:r>
        <w:rPr>
          <w:rStyle w:val="FunctionTok"/>
        </w:rPr>
        <w:t>loginserver</w:t>
      </w:r>
      <w:r>
        <w:rPr>
          <w:rStyle w:val="NormalTok"/>
        </w:rPr>
        <w:t xml:space="preserve"> </w:t>
      </w:r>
      <w:r>
        <w:rPr>
          <w:rStyle w:val="OperatorTok"/>
        </w:rPr>
        <w:t>-</w:t>
      </w:r>
      <w:r>
        <w:rPr>
          <w:rStyle w:val="NormalTok"/>
        </w:rPr>
        <w:t xml:space="preserve">ContainerRegistryUser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ContainerRegistryPassword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$acr</w:t>
      </w:r>
      <w:r>
        <w:rPr>
          <w:rStyle w:val="OperatorTok"/>
        </w:rPr>
        <w:t>.</w:t>
      </w:r>
      <w:r>
        <w:rPr>
          <w:rStyle w:val="FunctionTok"/>
        </w:rPr>
        <w:t>location</w:t>
      </w:r>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ResourceType Microsoft</w:t>
      </w:r>
      <w:r>
        <w:rPr>
          <w:rStyle w:val="OperatorTok"/>
        </w:rPr>
        <w:t>.</w:t>
      </w:r>
      <w:r>
        <w:rPr>
          <w:rStyle w:val="FunctionTok"/>
        </w:rPr>
        <w:t>Web</w:t>
      </w:r>
      <w:r>
        <w:rPr>
          <w:rStyle w:val="OperatorTok"/>
        </w:rPr>
        <w:t>/</w:t>
      </w:r>
      <w:r>
        <w:rPr>
          <w:rStyle w:val="NormalTok"/>
        </w:rPr>
        <w:t>sites</w:t>
      </w:r>
      <w:r>
        <w:rPr>
          <w:rStyle w:val="OperatorTok"/>
        </w:rPr>
        <w:t>/</w:t>
      </w:r>
      <w:r>
        <w:rPr>
          <w:rStyle w:val="NormalTok"/>
        </w:rPr>
        <w:t xml:space="preserve">config </w:t>
      </w:r>
      <w:r>
        <w:rPr>
          <w:rStyle w:val="OperatorTok"/>
        </w:rPr>
        <w:t>-</w:t>
      </w:r>
      <w:r>
        <w:rPr>
          <w:rStyle w:val="NormalTok"/>
        </w:rPr>
        <w:t xml:space="preserve">ResourceName </w:t>
      </w:r>
      <w:r>
        <w:rPr>
          <w:rStyle w:val="VariableTok"/>
        </w:rPr>
        <w:t>$name</w:t>
      </w:r>
      <w:r>
        <w:rPr>
          <w:rStyle w:val="NormalTok"/>
        </w:rPr>
        <w:t xml:space="preserv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01</w:t>
      </w:r>
      <w:r>
        <w:br/>
      </w:r>
      <w:r>
        <w:rPr>
          <w:rStyle w:val="VariableTok"/>
        </w:rPr>
        <w:t>$config</w:t>
      </w:r>
      <w:r>
        <w:rPr>
          <w:rStyle w:val="OperatorTok"/>
        </w:rPr>
        <w:t>.</w:t>
      </w:r>
      <w:r>
        <w:rPr>
          <w:rStyle w:val="FunctionTok"/>
        </w:rPr>
        <w:t>Properties</w:t>
      </w:r>
      <w:r>
        <w:rPr>
          <w:rStyle w:val="OperatorTok"/>
        </w:rPr>
        <w:t>.</w:t>
      </w:r>
      <w:r>
        <w:rPr>
          <w:rStyle w:val="FunctionTok"/>
        </w:rPr>
        <w:t>linuxFxVersion</w:t>
      </w:r>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r>
        <w:rPr>
          <w:rStyle w:val="NormalTok"/>
        </w:rPr>
        <w:t xml:space="preserve">AzResource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VariableTok"/>
        </w:rPr>
        <w:t>$name</w:t>
      </w:r>
      <w:r>
        <w:rPr>
          <w:rStyle w:val="NormalTok"/>
        </w:rPr>
        <w:t xml:space="preserve"> </w:t>
      </w:r>
      <w:r>
        <w:rPr>
          <w:rStyle w:val="OperatorTok"/>
        </w:rPr>
        <w:t>=</w:t>
      </w:r>
      <w:r>
        <w:rPr>
          <w:rStyle w:val="NormalTok"/>
        </w:rPr>
        <w:t xml:space="preserve"> </w:t>
      </w:r>
      <w:r>
        <w:rPr>
          <w:rStyle w:val="StringTok"/>
        </w:rPr>
        <w:t>"mysqldev-app-db"</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"$acrName.azure.io/store-db"</w:t>
      </w:r>
      <w:r>
        <w:rPr>
          <w:rStyle w:val="OperatorTok"/>
        </w:rPr>
        <w:t>;</w:t>
      </w:r>
      <w:r>
        <w:br/>
      </w:r>
      <w:r>
        <w:rPr>
          <w:rStyle w:val="NormalTok"/>
        </w:rPr>
        <w:t>New</w:t>
      </w:r>
      <w:r>
        <w:rPr>
          <w:rStyle w:val="OperatorTok"/>
        </w:rPr>
        <w:t>-</w:t>
      </w:r>
      <w:r>
        <w:rPr>
          <w:rStyle w:val="NormalTok"/>
        </w:rPr>
        <w:t xml:space="preserve">AzWebApp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AppServicePlan </w:t>
      </w:r>
      <w:r>
        <w:rPr>
          <w:rStyle w:val="VariableTok"/>
        </w:rPr>
        <w:t>$appPlan</w:t>
      </w:r>
      <w:r>
        <w:rPr>
          <w:rStyle w:val="NormalTok"/>
        </w:rPr>
        <w:t xml:space="preserve"> </w:t>
      </w:r>
      <w:r>
        <w:rPr>
          <w:rStyle w:val="OperatorTok"/>
        </w:rPr>
        <w:t>-</w:t>
      </w:r>
      <w:r>
        <w:rPr>
          <w:rStyle w:val="NormalTok"/>
        </w:rPr>
        <w:t xml:space="preserve">ContainerImageName </w:t>
      </w:r>
      <w:r>
        <w:rPr>
          <w:rStyle w:val="VariableTok"/>
        </w:rPr>
        <w:t>$image</w:t>
      </w:r>
      <w:r>
        <w:rPr>
          <w:rStyle w:val="NormalTok"/>
        </w:rPr>
        <w:t xml:space="preserve"> </w:t>
      </w:r>
      <w:r>
        <w:rPr>
          <w:rStyle w:val="OperatorTok"/>
        </w:rPr>
        <w:t>-</w:t>
      </w:r>
      <w:r>
        <w:rPr>
          <w:rStyle w:val="NormalTok"/>
        </w:rPr>
        <w:t xml:space="preserve">ContainerRegistryUrl </w:t>
      </w:r>
      <w:r>
        <w:rPr>
          <w:rStyle w:val="VariableTok"/>
        </w:rPr>
        <w:t>$acr</w:t>
      </w:r>
      <w:r>
        <w:rPr>
          <w:rStyle w:val="OperatorTok"/>
        </w:rPr>
        <w:t>.</w:t>
      </w:r>
      <w:r>
        <w:rPr>
          <w:rStyle w:val="FunctionTok"/>
        </w:rPr>
        <w:t>loginserver</w:t>
      </w:r>
      <w:r>
        <w:rPr>
          <w:rStyle w:val="NormalTok"/>
        </w:rPr>
        <w:t xml:space="preserve"> </w:t>
      </w:r>
      <w:r>
        <w:rPr>
          <w:rStyle w:val="OperatorTok"/>
        </w:rPr>
        <w:t>-</w:t>
      </w:r>
      <w:r>
        <w:rPr>
          <w:rStyle w:val="NormalTok"/>
        </w:rPr>
        <w:t xml:space="preserve">ContainerRegistryUser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ContainerRegistryPassword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$acr</w:t>
      </w:r>
      <w:r>
        <w:rPr>
          <w:rStyle w:val="OperatorTok"/>
        </w:rPr>
        <w:t>.</w:t>
      </w:r>
      <w:r>
        <w:rPr>
          <w:rStyle w:val="FunctionTok"/>
        </w:rPr>
        <w:t>location</w:t>
      </w:r>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ResourceType Microsoft</w:t>
      </w:r>
      <w:r>
        <w:rPr>
          <w:rStyle w:val="OperatorTok"/>
        </w:rPr>
        <w:t>.</w:t>
      </w:r>
      <w:r>
        <w:rPr>
          <w:rStyle w:val="FunctionTok"/>
        </w:rPr>
        <w:t>Web</w:t>
      </w:r>
      <w:r>
        <w:rPr>
          <w:rStyle w:val="OperatorTok"/>
        </w:rPr>
        <w:t>/</w:t>
      </w:r>
      <w:r>
        <w:rPr>
          <w:rStyle w:val="NormalTok"/>
        </w:rPr>
        <w:t>sites</w:t>
      </w:r>
      <w:r>
        <w:rPr>
          <w:rStyle w:val="OperatorTok"/>
        </w:rPr>
        <w:t>/</w:t>
      </w:r>
      <w:r>
        <w:rPr>
          <w:rStyle w:val="NormalTok"/>
        </w:rPr>
        <w:t xml:space="preserve">config </w:t>
      </w:r>
      <w:r>
        <w:rPr>
          <w:rStyle w:val="OperatorTok"/>
        </w:rPr>
        <w:t>-</w:t>
      </w:r>
      <w:r>
        <w:rPr>
          <w:rStyle w:val="NormalTok"/>
        </w:rPr>
        <w:t xml:space="preserve">ResourceName </w:t>
      </w:r>
      <w:r>
        <w:rPr>
          <w:rStyle w:val="VariableTok"/>
        </w:rPr>
        <w:t>$name</w:t>
      </w:r>
      <w:r>
        <w:rPr>
          <w:rStyle w:val="NormalTok"/>
        </w:rPr>
        <w:t xml:space="preserv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01</w:t>
      </w:r>
      <w:r>
        <w:br/>
      </w:r>
      <w:r>
        <w:rPr>
          <w:rStyle w:val="VariableTok"/>
        </w:rPr>
        <w:t>$config</w:t>
      </w:r>
      <w:r>
        <w:rPr>
          <w:rStyle w:val="OperatorTok"/>
        </w:rPr>
        <w:t>.</w:t>
      </w:r>
      <w:r>
        <w:rPr>
          <w:rStyle w:val="FunctionTok"/>
        </w:rPr>
        <w:t>Properties</w:t>
      </w:r>
      <w:r>
        <w:rPr>
          <w:rStyle w:val="OperatorTok"/>
        </w:rPr>
        <w:t>.</w:t>
      </w:r>
      <w:r>
        <w:rPr>
          <w:rStyle w:val="FunctionTok"/>
        </w:rPr>
        <w:t>linuxFxVersion</w:t>
      </w:r>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r>
        <w:rPr>
          <w:rStyle w:val="NormalTok"/>
        </w:rPr>
        <w:t xml:space="preserve">AzResource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NormalTok"/>
        </w:rPr>
        <w:t xml:space="preserve">az webapp create </w:t>
      </w:r>
      <w:r>
        <w:rPr>
          <w:rStyle w:val="OperatorTok"/>
        </w:rPr>
        <w:t>--</w:t>
      </w:r>
      <w:r>
        <w:rPr>
          <w:rStyle w:val="NormalTok"/>
        </w:rPr>
        <w:t>resource</w:t>
      </w:r>
      <w:r>
        <w:rPr>
          <w:rStyle w:val="OperatorTok"/>
        </w:rPr>
        <w:t>-</w:t>
      </w:r>
      <w:r>
        <w:rPr>
          <w:rStyle w:val="NormalTok"/>
        </w:rPr>
        <w:t xml:space="preserve">group </w:t>
      </w:r>
      <w:r>
        <w:rPr>
          <w:rStyle w:val="VariableTok"/>
        </w:rPr>
        <w:t>$resourceGroupName</w:t>
      </w:r>
      <w:r>
        <w:rPr>
          <w:rStyle w:val="NormalTok"/>
        </w:rPr>
        <w:t xml:space="preserve"> </w:t>
      </w:r>
      <w:r>
        <w:rPr>
          <w:rStyle w:val="OperatorTok"/>
        </w:rPr>
        <w:t>--</w:t>
      </w:r>
      <w:r>
        <w:rPr>
          <w:rStyle w:val="NormalTok"/>
        </w:rPr>
        <w:t xml:space="preserve">plan </w:t>
      </w:r>
      <w:r>
        <w:rPr>
          <w:rStyle w:val="VariableTok"/>
        </w:rPr>
        <w:t>$appPlan</w:t>
      </w:r>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deployment</w:t>
      </w:r>
      <w:r>
        <w:rPr>
          <w:rStyle w:val="OperatorTok"/>
        </w:rPr>
        <w:t>-</w:t>
      </w:r>
      <w:r>
        <w:rPr>
          <w:rStyle w:val="NormalTok"/>
        </w:rPr>
        <w:t>container</w:t>
      </w:r>
      <w:r>
        <w:rPr>
          <w:rStyle w:val="OperatorTok"/>
        </w:rPr>
        <w:t>-</w:t>
      </w:r>
      <w:r>
        <w:rPr>
          <w:rStyle w:val="NormalTok"/>
        </w:rPr>
        <w:t>image</w:t>
      </w:r>
      <w:r>
        <w:rPr>
          <w:rStyle w:val="OperatorTok"/>
        </w:rPr>
        <w:t>-</w:t>
      </w:r>
      <w:r>
        <w:rPr>
          <w:rStyle w:val="NormalTok"/>
        </w:rPr>
        <w:t xml:space="preserve">name </w:t>
      </w:r>
      <w:r>
        <w:rPr>
          <w:rStyle w:val="VariableTok"/>
        </w:rPr>
        <w:t>$image</w:t>
      </w:r>
      <w:r>
        <w:br/>
      </w:r>
      <w:r>
        <w:rPr>
          <w:rStyle w:val="NormalTok"/>
        </w:rPr>
        <w:t xml:space="preserve">az webapp config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$resourceGroupName</w:t>
      </w:r>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linux</w:t>
      </w:r>
      <w:r>
        <w:rPr>
          <w:rStyle w:val="OperatorTok"/>
        </w:rPr>
        <w:t>-</w:t>
      </w:r>
      <w:r>
        <w:rPr>
          <w:rStyle w:val="NormalTok"/>
        </w:rPr>
        <w:t>fx</w:t>
      </w:r>
      <w:r>
        <w:rPr>
          <w:rStyle w:val="OperatorTok"/>
        </w:rPr>
        <w:t>-</w:t>
      </w:r>
      <w:r>
        <w:rPr>
          <w:rStyle w:val="NormalTok"/>
        </w:rPr>
        <w:t xml:space="preserve">version </w:t>
      </w:r>
      <w:r>
        <w:rPr>
          <w:rStyle w:val="StringTok"/>
        </w:rPr>
        <w:t>"DOCKER|$image:latest"</w:t>
      </w:r>
    </w:p>
    <w:p w14:paraId="04866E63" w14:textId="77777777" w:rsidR="00EC375C" w:rsidRDefault="009352C4">
      <w:pPr>
        <w:pStyle w:val="Heading2"/>
      </w:pPr>
      <w:bookmarkStart w:id="398" w:name="_Toc91505079"/>
      <w:bookmarkStart w:id="399" w:name="test-the-containers"/>
      <w:bookmarkEnd w:id="397"/>
      <w:r>
        <w:t>Test the containers</w:t>
      </w:r>
      <w:bookmarkEnd w:id="398"/>
    </w:p>
    <w:p w14:paraId="34457194" w14:textId="77777777" w:rsidR="00EC375C" w:rsidRDefault="009352C4">
      <w:pPr>
        <w:pStyle w:val="Compact"/>
        <w:numPr>
          <w:ilvl w:val="0"/>
          <w:numId w:val="139"/>
        </w:numPr>
      </w:pPr>
      <w:r>
        <w:t>Browse to the Azure Portal</w:t>
      </w:r>
    </w:p>
    <w:p w14:paraId="67231BA5" w14:textId="77777777" w:rsidR="00EC375C" w:rsidRDefault="009352C4">
      <w:pPr>
        <w:pStyle w:val="Compact"/>
        <w:numPr>
          <w:ilvl w:val="0"/>
          <w:numId w:val="139"/>
        </w:numPr>
      </w:pPr>
      <w:r>
        <w:t xml:space="preserve">Select the </w:t>
      </w:r>
      <w:r>
        <w:rPr>
          <w:b/>
          <w:bCs/>
        </w:rPr>
        <w:t>mysqldev-app-db</w:t>
      </w:r>
      <w:r>
        <w:t xml:space="preserve"> app service, record the url</w:t>
      </w:r>
    </w:p>
    <w:p w14:paraId="48E883D3" w14:textId="77777777" w:rsidR="00EC375C" w:rsidRDefault="009352C4">
      <w:pPr>
        <w:pStyle w:val="Heading1"/>
      </w:pPr>
      <w:bookmarkStart w:id="400" w:name="_Toc91505080"/>
      <w:bookmarkStart w:id="401" w:name="migrate-to-azure-kubernetes-services-aks"/>
      <w:bookmarkEnd w:id="385"/>
      <w:bookmarkEnd w:id="399"/>
      <w:r>
        <w:t>Migrate to Azure Kubernetes Services (AKS)</w:t>
      </w:r>
      <w:bookmarkEnd w:id="400"/>
    </w:p>
    <w:p w14:paraId="1B160B4C" w14:textId="77777777" w:rsidR="00EC375C" w:rsidRDefault="009352C4">
      <w:pPr>
        <w:pStyle w:val="FirstParagraph"/>
      </w:pPr>
      <w:r>
        <w:t>Now that you have containerized versions of your applications, you can host them in several places in Azure. Here we explore Azure Kubernetes Service (AKS).</w:t>
      </w:r>
    </w:p>
    <w:p w14:paraId="37BC2DB0" w14:textId="77777777" w:rsidR="00EC375C" w:rsidRDefault="009352C4">
      <w:pPr>
        <w:pStyle w:val="Heading2"/>
      </w:pPr>
      <w:bookmarkStart w:id="402" w:name="_Toc91505081"/>
      <w:bookmarkStart w:id="403" w:name="X5a2bba638021ceecde13a2f961dcfaa28c71bfc"/>
      <w:r>
        <w:t>Push images to Azure Container Registry</w:t>
      </w:r>
      <w:bookmarkEnd w:id="402"/>
    </w:p>
    <w:p w14:paraId="493192ED" w14:textId="77777777" w:rsidR="00EC375C" w:rsidRDefault="009352C4">
      <w:pPr>
        <w:pStyle w:val="Compact"/>
        <w:numPr>
          <w:ilvl w:val="0"/>
          <w:numId w:val="140"/>
        </w:numPr>
      </w:pPr>
      <w:r>
        <w:t xml:space="preserve">If you haven’t already, be sure to push your images to your Azure Container Registry using the </w:t>
      </w:r>
      <w:hyperlink r:id="rId287">
        <w:r>
          <w:rPr>
            <w:rStyle w:val="FootnoteReference"/>
          </w:rPr>
          <w:t xml:space="preserve">Push Images to </w:t>
        </w:r>
        <w:proofErr w:type="spellStart"/>
        <w:r>
          <w:rPr>
            <w:rStyle w:val="FootnoteReference"/>
          </w:rPr>
          <w:t>Acr</w:t>
        </w:r>
        <w:proofErr w:type="spellEnd"/>
      </w:hyperlink>
      <w:r>
        <w:t xml:space="preserve"> article.</w:t>
      </w:r>
    </w:p>
    <w:p w14:paraId="0DDE6DB6" w14:textId="77777777" w:rsidR="00EC375C" w:rsidRDefault="009352C4">
      <w:pPr>
        <w:pStyle w:val="Heading2"/>
      </w:pPr>
      <w:bookmarkStart w:id="404" w:name="_Toc91505082"/>
      <w:bookmarkStart w:id="405" w:name="X2ad839bcaebba29f037755eb8eb81ca88a7de1e"/>
      <w:bookmarkEnd w:id="403"/>
      <w:r>
        <w:t>Run images in Azure Kubernetes Service (AKS)</w:t>
      </w:r>
      <w:bookmarkEnd w:id="404"/>
    </w:p>
    <w:p w14:paraId="292389E7" w14:textId="77777777" w:rsidR="00EC375C" w:rsidRDefault="009352C4">
      <w:pPr>
        <w:numPr>
          <w:ilvl w:val="0"/>
          <w:numId w:val="141"/>
        </w:numPr>
      </w:pPr>
      <w:r>
        <w:t>Ensure kubectl is installed:</w:t>
      </w:r>
    </w:p>
    <w:p w14:paraId="536E31E4" w14:textId="77777777" w:rsidR="00EC375C" w:rsidRDefault="009352C4">
      <w:pPr>
        <w:pStyle w:val="TOCHeading"/>
        <w:numPr>
          <w:ilvl w:val="0"/>
          <w:numId w:val="1"/>
        </w:numPr>
      </w:pPr>
      <w:r>
        <w:rPr>
          <w:rStyle w:val="NormalTok"/>
        </w:rPr>
        <w:t>az aks install</w:t>
      </w:r>
      <w:r>
        <w:rPr>
          <w:rStyle w:val="OperatorTok"/>
        </w:rPr>
        <w:t>-</w:t>
      </w:r>
      <w:r>
        <w:rPr>
          <w:rStyle w:val="NormalTok"/>
        </w:rPr>
        <w:t>cli</w:t>
      </w:r>
      <w:r>
        <w:br/>
      </w:r>
      <w:r>
        <w:br/>
      </w:r>
      <w:r>
        <w:rPr>
          <w:rStyle w:val="NormalTok"/>
        </w:rPr>
        <w:t>az aks get</w:t>
      </w:r>
      <w:r>
        <w:rPr>
          <w:rStyle w:val="OperatorTok"/>
        </w:rPr>
        <w:t>-</w:t>
      </w:r>
      <w:r>
        <w:rPr>
          <w:rStyle w:val="NormalTok"/>
        </w:rPr>
        <w:t xml:space="preserve">credentials </w:t>
      </w:r>
      <w:r>
        <w:rPr>
          <w:rStyle w:val="OperatorTok"/>
        </w:rPr>
        <w:t>--</w:t>
      </w:r>
      <w:r>
        <w:rPr>
          <w:rStyle w:val="NormalTok"/>
        </w:rPr>
        <w:t xml:space="preserve">name </w:t>
      </w:r>
      <w:r>
        <w:rPr>
          <w:rStyle w:val="StringTok"/>
        </w:rPr>
        <w:t>"mysqldevSUFFIX"</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$resourceGroupName</w:t>
      </w:r>
    </w:p>
    <w:p w14:paraId="457CE2E7" w14:textId="77777777" w:rsidR="00EC375C" w:rsidRDefault="009352C4">
      <w:pPr>
        <w:numPr>
          <w:ilvl w:val="0"/>
          <w:numId w:val="141"/>
        </w:numPr>
      </w:pPr>
      <w:r>
        <w:t>Run the following commands to deploy your containers:</w:t>
      </w:r>
    </w:p>
    <w:p w14:paraId="6319810C" w14:textId="77777777" w:rsidR="00EC375C" w:rsidRDefault="009352C4">
      <w:pPr>
        <w:pStyle w:val="TOCHeading"/>
        <w:numPr>
          <w:ilvl w:val="0"/>
          <w:numId w:val="1"/>
        </w:numPr>
      </w:pP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rPr>
          <w:rStyle w:val="OperatorTok"/>
        </w:rPr>
        <w:t>;</w:t>
      </w:r>
      <w:r>
        <w:br/>
      </w:r>
      <w:r>
        <w:br/>
      </w:r>
      <w:r>
        <w:rPr>
          <w:rStyle w:val="NormalTok"/>
        </w:rPr>
        <w:t>kubectl create namespace mysqldev</w:t>
      </w:r>
      <w:r>
        <w:br/>
      </w:r>
      <w:r>
        <w:br/>
      </w:r>
      <w:r>
        <w:rPr>
          <w:rStyle w:val="VariableTok"/>
        </w:rPr>
        <w:t>$ACR_REGISTRY_ID</w:t>
      </w:r>
      <w:r>
        <w:rPr>
          <w:rStyle w:val="OperatorTok"/>
        </w:rPr>
        <w:t>=</w:t>
      </w:r>
      <w:r>
        <w:rPr>
          <w:rStyle w:val="NormalTok"/>
        </w:rPr>
        <w:t>$</w:t>
      </w:r>
      <w:r>
        <w:rPr>
          <w:rStyle w:val="OperatorTok"/>
        </w:rPr>
        <w:t>(</w:t>
      </w:r>
      <w:r>
        <w:rPr>
          <w:rStyle w:val="NormalTok"/>
        </w:rPr>
        <w:t xml:space="preserve">az acr show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query </w:t>
      </w:r>
      <w:r>
        <w:rPr>
          <w:rStyle w:val="StringTok"/>
        </w:rPr>
        <w:t>"id"</w:t>
      </w:r>
      <w:r>
        <w:rPr>
          <w:rStyle w:val="NormalTok"/>
        </w:rPr>
        <w:t xml:space="preserve"> </w:t>
      </w:r>
      <w:r>
        <w:rPr>
          <w:rStyle w:val="OperatorTok"/>
        </w:rPr>
        <w:t>--</w:t>
      </w:r>
      <w:r>
        <w:rPr>
          <w:rStyle w:val="NormalTok"/>
        </w:rPr>
        <w:t>output tsv</w:t>
      </w:r>
      <w:r>
        <w:rPr>
          <w:rStyle w:val="OperatorTok"/>
        </w:rPr>
        <w:t>);</w:t>
      </w:r>
      <w:r>
        <w:br/>
      </w:r>
      <w:r>
        <w:rPr>
          <w:rStyle w:val="VariableTok"/>
        </w:rPr>
        <w:t>$SERVICE_PRINCIPAL_NAME</w:t>
      </w:r>
      <w:r>
        <w:rPr>
          <w:rStyle w:val="NormalTok"/>
        </w:rPr>
        <w:t xml:space="preserve"> </w:t>
      </w:r>
      <w:r>
        <w:rPr>
          <w:rStyle w:val="OperatorTok"/>
        </w:rPr>
        <w:t>=</w:t>
      </w:r>
      <w:r>
        <w:rPr>
          <w:rStyle w:val="NormalTok"/>
        </w:rPr>
        <w:t xml:space="preserve"> </w:t>
      </w:r>
      <w:r>
        <w:rPr>
          <w:rStyle w:val="StringTok"/>
        </w:rPr>
        <w:t>"acr-service-principal"</w:t>
      </w:r>
      <w:r>
        <w:rPr>
          <w:rStyle w:val="OperatorTok"/>
        </w:rPr>
        <w:t>;</w:t>
      </w:r>
      <w:r>
        <w:br/>
      </w:r>
      <w:r>
        <w:rPr>
          <w:rStyle w:val="VariableTok"/>
        </w:rPr>
        <w:t>$PASSWORD</w:t>
      </w:r>
      <w:r>
        <w:rPr>
          <w:rStyle w:val="OperatorTok"/>
        </w:rPr>
        <w:t>=</w:t>
      </w:r>
      <w:r>
        <w:rPr>
          <w:rStyle w:val="NormalTok"/>
        </w:rPr>
        <w:t>$</w:t>
      </w:r>
      <w:r>
        <w:rPr>
          <w:rStyle w:val="OperatorTok"/>
        </w:rPr>
        <w:t>(</w:t>
      </w:r>
      <w:r>
        <w:rPr>
          <w:rStyle w:val="NormalTok"/>
        </w:rPr>
        <w:t xml:space="preserve">az ad </w:t>
      </w:r>
      <w:r>
        <w:rPr>
          <w:rStyle w:val="FunctionTok"/>
        </w:rPr>
        <w:t>sp</w:t>
      </w:r>
      <w:r>
        <w:rPr>
          <w:rStyle w:val="NormalTok"/>
        </w:rPr>
        <w:t xml:space="preserve"> create</w:t>
      </w:r>
      <w:r>
        <w:rPr>
          <w:rStyle w:val="OperatorTok"/>
        </w:rPr>
        <w:t>-</w:t>
      </w:r>
      <w:r>
        <w:rPr>
          <w:rStyle w:val="NormalTok"/>
        </w:rPr>
        <w:t>for</w:t>
      </w:r>
      <w:r>
        <w:rPr>
          <w:rStyle w:val="OperatorTok"/>
        </w:rPr>
        <w:t>-</w:t>
      </w:r>
      <w:r>
        <w:rPr>
          <w:rStyle w:val="NormalTok"/>
        </w:rPr>
        <w:t xml:space="preserve">rbac </w:t>
      </w:r>
      <w:r>
        <w:rPr>
          <w:rStyle w:val="OperatorTok"/>
        </w:rPr>
        <w:t>--</w:t>
      </w:r>
      <w:r>
        <w:rPr>
          <w:rStyle w:val="NormalTok"/>
        </w:rPr>
        <w:t xml:space="preserve">name </w:t>
      </w:r>
      <w:r>
        <w:rPr>
          <w:rStyle w:val="VariableTok"/>
        </w:rPr>
        <w:t>$SERVICE_PRINCIPAL_NAME</w:t>
      </w:r>
      <w:r>
        <w:rPr>
          <w:rStyle w:val="NormalTok"/>
        </w:rPr>
        <w:t xml:space="preserve"> </w:t>
      </w:r>
      <w:r>
        <w:rPr>
          <w:rStyle w:val="OperatorTok"/>
        </w:rPr>
        <w:t>--</w:t>
      </w:r>
      <w:r>
        <w:rPr>
          <w:rStyle w:val="NormalTok"/>
        </w:rPr>
        <w:t xml:space="preserve">scopes </w:t>
      </w:r>
      <w:r>
        <w:rPr>
          <w:rStyle w:val="VariableTok"/>
        </w:rPr>
        <w:t>$ACR_REGISTRY_ID</w:t>
      </w:r>
      <w:r>
        <w:rPr>
          <w:rStyle w:val="NormalTok"/>
        </w:rPr>
        <w:t xml:space="preserve"> </w:t>
      </w:r>
      <w:r>
        <w:rPr>
          <w:rStyle w:val="OperatorTok"/>
        </w:rPr>
        <w:t>--</w:t>
      </w:r>
      <w:r>
        <w:rPr>
          <w:rStyle w:val="NormalTok"/>
        </w:rPr>
        <w:t xml:space="preserve">role acrpull </w:t>
      </w:r>
      <w:r>
        <w:rPr>
          <w:rStyle w:val="OperatorTok"/>
        </w:rPr>
        <w:t>--</w:t>
      </w:r>
      <w:r>
        <w:rPr>
          <w:rStyle w:val="NormalTok"/>
        </w:rPr>
        <w:t xml:space="preserve">query </w:t>
      </w:r>
      <w:r>
        <w:rPr>
          <w:rStyle w:val="StringTok"/>
        </w:rPr>
        <w:t>"password"</w:t>
      </w:r>
      <w:r>
        <w:rPr>
          <w:rStyle w:val="NormalTok"/>
        </w:rPr>
        <w:t xml:space="preserve"> </w:t>
      </w:r>
      <w:r>
        <w:rPr>
          <w:rStyle w:val="OperatorTok"/>
        </w:rPr>
        <w:t>--</w:t>
      </w:r>
      <w:r>
        <w:rPr>
          <w:rStyle w:val="NormalTok"/>
        </w:rPr>
        <w:t>output tsv</w:t>
      </w:r>
      <w:r>
        <w:rPr>
          <w:rStyle w:val="OperatorTok"/>
        </w:rPr>
        <w:t>)</w:t>
      </w:r>
      <w:r>
        <w:br/>
      </w:r>
      <w:r>
        <w:rPr>
          <w:rStyle w:val="VariableTok"/>
        </w:rPr>
        <w:t>$USERNAME</w:t>
      </w:r>
      <w:r>
        <w:rPr>
          <w:rStyle w:val="OperatorTok"/>
        </w:rPr>
        <w:t>=</w:t>
      </w:r>
      <w:r>
        <w:rPr>
          <w:rStyle w:val="NormalTok"/>
        </w:rPr>
        <w:t>$</w:t>
      </w:r>
      <w:r>
        <w:rPr>
          <w:rStyle w:val="OperatorTok"/>
        </w:rPr>
        <w:t>(</w:t>
      </w:r>
      <w:r>
        <w:rPr>
          <w:rStyle w:val="NormalTok"/>
        </w:rPr>
        <w:t xml:space="preserve">az ad </w:t>
      </w:r>
      <w:r>
        <w:rPr>
          <w:rStyle w:val="FunctionTok"/>
        </w:rPr>
        <w:t>sp</w:t>
      </w:r>
      <w:r>
        <w:rPr>
          <w:rStyle w:val="NormalTok"/>
        </w:rPr>
        <w:t xml:space="preserve"> list </w:t>
      </w:r>
      <w:r>
        <w:rPr>
          <w:rStyle w:val="OperatorTok"/>
        </w:rPr>
        <w:t>--</w:t>
      </w:r>
      <w:r>
        <w:rPr>
          <w:rStyle w:val="NormalTok"/>
        </w:rPr>
        <w:t>display</w:t>
      </w:r>
      <w:r>
        <w:rPr>
          <w:rStyle w:val="OperatorTok"/>
        </w:rPr>
        <w:t>-</w:t>
      </w:r>
      <w:r>
        <w:rPr>
          <w:rStyle w:val="NormalTok"/>
        </w:rPr>
        <w:t xml:space="preserve">name </w:t>
      </w:r>
      <w:r>
        <w:rPr>
          <w:rStyle w:val="VariableTok"/>
        </w:rPr>
        <w:t>$SERVICE_PRINCIPAL_NAME</w:t>
      </w:r>
      <w:r>
        <w:rPr>
          <w:rStyle w:val="NormalTok"/>
        </w:rPr>
        <w:t xml:space="preserve"> </w:t>
      </w:r>
      <w:r>
        <w:rPr>
          <w:rStyle w:val="OperatorTok"/>
        </w:rPr>
        <w:t>--</w:t>
      </w:r>
      <w:r>
        <w:rPr>
          <w:rStyle w:val="NormalTok"/>
        </w:rPr>
        <w:t xml:space="preserve">query </w:t>
      </w:r>
      <w:r>
        <w:rPr>
          <w:rStyle w:val="StringTok"/>
        </w:rPr>
        <w:t>"[].appId"</w:t>
      </w:r>
      <w:r>
        <w:rPr>
          <w:rStyle w:val="NormalTok"/>
        </w:rPr>
        <w:t xml:space="preserve"> </w:t>
      </w:r>
      <w:r>
        <w:rPr>
          <w:rStyle w:val="OperatorTok"/>
        </w:rPr>
        <w:t>--</w:t>
      </w:r>
      <w:r>
        <w:rPr>
          <w:rStyle w:val="NormalTok"/>
        </w:rPr>
        <w:t>output tsv</w:t>
      </w:r>
      <w:r>
        <w:rPr>
          <w:rStyle w:val="OperatorTok"/>
        </w:rPr>
        <w:t>)</w:t>
      </w:r>
      <w:r>
        <w:br/>
      </w:r>
      <w:r>
        <w:br/>
      </w:r>
      <w:r>
        <w:rPr>
          <w:rStyle w:val="NormalTok"/>
        </w:rPr>
        <w:t>kubectl create secret docker</w:t>
      </w:r>
      <w:r>
        <w:rPr>
          <w:rStyle w:val="OperatorTok"/>
        </w:rPr>
        <w:t>-</w:t>
      </w:r>
      <w:r>
        <w:rPr>
          <w:rStyle w:val="NormalTok"/>
        </w:rPr>
        <w:t>registry acr</w:t>
      </w:r>
      <w:r>
        <w:rPr>
          <w:rStyle w:val="OperatorTok"/>
        </w:rPr>
        <w:t>-</w:t>
      </w:r>
      <w:r>
        <w:rPr>
          <w:rStyle w:val="NormalTok"/>
        </w:rPr>
        <w:t>secret `</w:t>
      </w:r>
      <w:r>
        <w:br/>
      </w:r>
      <w:r>
        <w:rPr>
          <w:rStyle w:val="OperatorTok"/>
        </w:rPr>
        <w:t>--</w:t>
      </w:r>
      <w:r>
        <w:rPr>
          <w:rStyle w:val="NormalTok"/>
        </w:rPr>
        <w:t>namespace mysqldev `</w:t>
      </w:r>
      <w:r>
        <w:br/>
      </w:r>
      <w:r>
        <w:rPr>
          <w:rStyle w:val="OperatorTok"/>
        </w:rPr>
        <w:t>--</w:t>
      </w:r>
      <w:r>
        <w:rPr>
          <w:rStyle w:val="NormalTok"/>
        </w:rPr>
        <w:t>docker</w:t>
      </w:r>
      <w:r>
        <w:rPr>
          <w:rStyle w:val="OperatorTok"/>
        </w:rPr>
        <w:t>-</w:t>
      </w:r>
      <w:r>
        <w:rPr>
          <w:rStyle w:val="NormalTok"/>
        </w:rPr>
        <w:t>server</w:t>
      </w:r>
      <w:r>
        <w:rPr>
          <w:rStyle w:val="OperatorTok"/>
        </w:rPr>
        <w:t>=</w:t>
      </w:r>
      <w:r>
        <w:rPr>
          <w:rStyle w:val="StringTok"/>
        </w:rPr>
        <w:t>"https://$($acr.loginserver)"</w:t>
      </w:r>
      <w:r>
        <w:rPr>
          <w:rStyle w:val="NormalTok"/>
        </w:rPr>
        <w:t xml:space="preserve"> `</w:t>
      </w:r>
      <w:r>
        <w:br/>
      </w:r>
      <w:r>
        <w:rPr>
          <w:rStyle w:val="OperatorTok"/>
        </w:rPr>
        <w:t>--</w:t>
      </w:r>
      <w:r>
        <w:rPr>
          <w:rStyle w:val="NormalTok"/>
        </w:rPr>
        <w:t>docker</w:t>
      </w:r>
      <w:r>
        <w:rPr>
          <w:rStyle w:val="OperatorTok"/>
        </w:rPr>
        <w:t>-</w:t>
      </w:r>
      <w:r>
        <w:rPr>
          <w:rStyle w:val="NormalTok"/>
        </w:rPr>
        <w:t>username</w:t>
      </w:r>
      <w:r>
        <w:rPr>
          <w:rStyle w:val="OperatorTok"/>
        </w:rPr>
        <w:t>=</w:t>
      </w:r>
      <w:r>
        <w:rPr>
          <w:rStyle w:val="VariableTok"/>
        </w:rPr>
        <w:t>$username</w:t>
      </w:r>
      <w:r>
        <w:rPr>
          <w:rStyle w:val="NormalTok"/>
        </w:rPr>
        <w:t xml:space="preserve"> `</w:t>
      </w:r>
      <w:r>
        <w:br/>
      </w:r>
      <w:r>
        <w:rPr>
          <w:rStyle w:val="OperatorTok"/>
        </w:rPr>
        <w:t>--</w:t>
      </w:r>
      <w:r>
        <w:rPr>
          <w:rStyle w:val="NormalTok"/>
        </w:rPr>
        <w:t>docker</w:t>
      </w:r>
      <w:r>
        <w:rPr>
          <w:rStyle w:val="OperatorTok"/>
        </w:rPr>
        <w:t>-</w:t>
      </w:r>
      <w:r>
        <w:rPr>
          <w:rStyle w:val="NormalTok"/>
        </w:rPr>
        <w:t>password</w:t>
      </w:r>
      <w:r>
        <w:rPr>
          <w:rStyle w:val="OperatorTok"/>
        </w:rPr>
        <w:t>=</w:t>
      </w:r>
      <w:r>
        <w:rPr>
          <w:rStyle w:val="VariableTok"/>
        </w:rPr>
        <w:t>$password</w:t>
      </w:r>
    </w:p>
    <w:p w14:paraId="64788DFC" w14:textId="77777777" w:rsidR="00EC375C" w:rsidRDefault="009352C4">
      <w:pPr>
        <w:numPr>
          <w:ilvl w:val="0"/>
          <w:numId w:val="141"/>
        </w:numPr>
      </w:pPr>
      <w:r>
        <w:t xml:space="preserve">Create the following </w:t>
      </w:r>
      <w:r>
        <w:rPr>
          <w:rStyle w:val="VerbatimChar"/>
        </w:rPr>
        <w:t>store-db.yaml</w:t>
      </w:r>
      <w:r>
        <w:t xml:space="preserve"> deployment file, be sure to replace the </w:t>
      </w:r>
      <w:r>
        <w:rPr>
          <w:rStyle w:val="VerbatimChar"/>
        </w:rPr>
        <w:t>&lt;REGISTRY_NAME&gt;</w:t>
      </w:r>
      <w:r>
        <w:t xml:space="preserve"> token:</w:t>
      </w:r>
    </w:p>
    <w:p w14:paraId="7FEBFA93"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mysql-db</w:t>
      </w:r>
      <w:r>
        <w:br/>
      </w:r>
      <w:r>
        <w:rPr>
          <w:rStyle w:val="AttributeTok"/>
        </w:rPr>
        <w:t xml:space="preserve">  </w:t>
      </w:r>
      <w:r>
        <w:rPr>
          <w:rStyle w:val="FunctionTok"/>
        </w:rPr>
        <w:t>namespace</w:t>
      </w:r>
      <w:r>
        <w:rPr>
          <w:rStyle w:val="KeywordTok"/>
        </w:rPr>
        <w:t>:</w:t>
      </w:r>
      <w:r>
        <w:rPr>
          <w:rStyle w:val="AttributeTok"/>
        </w:rPr>
        <w:t xml:space="preserve"> mysqldev</w:t>
      </w:r>
      <w:r>
        <w:br/>
      </w:r>
      <w:r>
        <w:rPr>
          <w:rStyle w:val="FunctionTok"/>
        </w:rPr>
        <w:t>spec</w:t>
      </w:r>
      <w:r>
        <w:rPr>
          <w:rStyle w:val="KeywordTok"/>
        </w:rPr>
        <w:t>:</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mysql-db</w:t>
      </w:r>
      <w:r>
        <w:br/>
      </w:r>
      <w:r>
        <w:rPr>
          <w:rStyle w:val="AttributeTok"/>
        </w:rPr>
        <w:t xml:space="preserve">      </w:t>
      </w:r>
      <w:r>
        <w:rPr>
          <w:rStyle w:val="FunctionTok"/>
        </w:rPr>
        <w:t>image</w:t>
      </w:r>
      <w:r>
        <w:rPr>
          <w:rStyle w:val="KeywordTok"/>
        </w:rPr>
        <w:t>:</w:t>
      </w:r>
      <w:r>
        <w:rPr>
          <w:rStyle w:val="AttributeTok"/>
        </w:rPr>
        <w:t xml:space="preserve"> &lt;REGISTRY_NAME&gt;.azurecr.io/store-db</w:t>
      </w:r>
      <w:r>
        <w:br/>
      </w:r>
      <w:r>
        <w:rPr>
          <w:rStyle w:val="AttributeTok"/>
        </w:rPr>
        <w:t xml:space="preserve">      </w:t>
      </w:r>
      <w:r>
        <w:rPr>
          <w:rStyle w:val="FunctionTok"/>
        </w:rPr>
        <w:t>imagePullPolicy</w:t>
      </w:r>
      <w:r>
        <w:rPr>
          <w:rStyle w:val="KeywordTok"/>
        </w:rPr>
        <w:t>:</w:t>
      </w:r>
      <w:r>
        <w:rPr>
          <w:rStyle w:val="AttributeTok"/>
        </w:rPr>
        <w:t xml:space="preserve"> IfNotPresent</w:t>
      </w:r>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"ContosoCoffee"</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MYSQL_ROOT_PASSWORD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FunctionTok"/>
        </w:rPr>
        <w:t>imagePullSecrets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acr-secret</w:t>
      </w:r>
    </w:p>
    <w:p w14:paraId="1AF8C72D" w14:textId="77777777" w:rsidR="00EC375C" w:rsidRDefault="009352C4">
      <w:pPr>
        <w:numPr>
          <w:ilvl w:val="0"/>
          <w:numId w:val="142"/>
        </w:numPr>
      </w:pPr>
      <w:r>
        <w:t>Run the deployment:</w:t>
      </w:r>
    </w:p>
    <w:p w14:paraId="54FDC0DE" w14:textId="77777777" w:rsidR="00EC375C" w:rsidRDefault="009352C4">
      <w:pPr>
        <w:pStyle w:val="TOCHeading"/>
        <w:numPr>
          <w:ilvl w:val="0"/>
          <w:numId w:val="1"/>
        </w:numPr>
      </w:pPr>
      <w:r>
        <w:rPr>
          <w:rStyle w:val="NormalTok"/>
        </w:rPr>
        <w:t xml:space="preserve">kubectl create </w:t>
      </w:r>
      <w:r>
        <w:rPr>
          <w:rStyle w:val="OperatorTok"/>
        </w:rPr>
        <w:t>-</w:t>
      </w:r>
      <w:r>
        <w:rPr>
          <w:rStyle w:val="NormalTok"/>
        </w:rPr>
        <w:t>f store</w:t>
      </w:r>
      <w:r>
        <w:rPr>
          <w:rStyle w:val="OperatorTok"/>
        </w:rPr>
        <w:t>-</w:t>
      </w:r>
      <w:r>
        <w:rPr>
          <w:rStyle w:val="NormalTok"/>
        </w:rPr>
        <w:t>db</w:t>
      </w:r>
      <w:r>
        <w:rPr>
          <w:rStyle w:val="OperatorTok"/>
        </w:rPr>
        <w:t>.</w:t>
      </w:r>
      <w:r>
        <w:rPr>
          <w:rStyle w:val="FunctionTok"/>
        </w:rPr>
        <w:t>yaml</w:t>
      </w:r>
    </w:p>
    <w:p w14:paraId="25DCF558" w14:textId="77777777" w:rsidR="00EC375C" w:rsidRDefault="009352C4">
      <w:pPr>
        <w:numPr>
          <w:ilvl w:val="0"/>
          <w:numId w:val="142"/>
        </w:numPr>
      </w:pPr>
      <w:r>
        <w:t xml:space="preserve">Create the following </w:t>
      </w:r>
      <w:r>
        <w:rPr>
          <w:rStyle w:val="VerbatimChar"/>
        </w:rPr>
        <w:t>store-web.yaml</w:t>
      </w:r>
      <w:r>
        <w:t xml:space="preserve"> deployment file, be sure to replace the </w:t>
      </w:r>
      <w:r>
        <w:rPr>
          <w:rStyle w:val="VerbatimChar"/>
        </w:rPr>
        <w:t>&lt;REGISTRY_NAME&gt;</w:t>
      </w:r>
      <w:r>
        <w:t xml:space="preserve"> token:</w:t>
      </w:r>
    </w:p>
    <w:p w14:paraId="28BCEBA4"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mysql-web</w:t>
      </w:r>
      <w:r>
        <w:br/>
      </w:r>
      <w:r>
        <w:rPr>
          <w:rStyle w:val="AttributeTok"/>
        </w:rPr>
        <w:t xml:space="preserve">  </w:t>
      </w:r>
      <w:r>
        <w:rPr>
          <w:rStyle w:val="FunctionTok"/>
        </w:rPr>
        <w:t>namespace</w:t>
      </w:r>
      <w:r>
        <w:rPr>
          <w:rStyle w:val="KeywordTok"/>
        </w:rPr>
        <w:t>:</w:t>
      </w:r>
      <w:r>
        <w:rPr>
          <w:rStyle w:val="AttributeTok"/>
        </w:rPr>
        <w:t xml:space="preserve"> mysqldev</w:t>
      </w:r>
      <w:r>
        <w:br/>
      </w:r>
      <w:r>
        <w:rPr>
          <w:rStyle w:val="FunctionTok"/>
        </w:rPr>
        <w:t>spec</w:t>
      </w:r>
      <w:r>
        <w:rPr>
          <w:rStyle w:val="KeywordTok"/>
        </w:rPr>
        <w:t>:</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store-web</w:t>
      </w:r>
      <w:r>
        <w:br/>
      </w:r>
      <w:r>
        <w:rPr>
          <w:rStyle w:val="AttributeTok"/>
        </w:rPr>
        <w:t xml:space="preserve">      </w:t>
      </w:r>
      <w:r>
        <w:rPr>
          <w:rStyle w:val="FunctionTok"/>
        </w:rPr>
        <w:t>image</w:t>
      </w:r>
      <w:r>
        <w:rPr>
          <w:rStyle w:val="KeywordTok"/>
        </w:rPr>
        <w:t>:</w:t>
      </w:r>
      <w:r>
        <w:rPr>
          <w:rStyle w:val="AttributeTok"/>
        </w:rPr>
        <w:t xml:space="preserve"> &lt;REGISTRY_NAME&gt;.azurecr.io/store-web</w:t>
      </w:r>
      <w:r>
        <w:br/>
      </w:r>
      <w:r>
        <w:rPr>
          <w:rStyle w:val="AttributeTok"/>
        </w:rPr>
        <w:t xml:space="preserve">      </w:t>
      </w:r>
      <w:r>
        <w:rPr>
          <w:rStyle w:val="FunctionTok"/>
        </w:rPr>
        <w:t>imagePullPolicy</w:t>
      </w:r>
      <w:r>
        <w:rPr>
          <w:rStyle w:val="KeywordTok"/>
        </w:rPr>
        <w:t>:</w:t>
      </w:r>
      <w:r>
        <w:rPr>
          <w:rStyle w:val="AttributeTok"/>
        </w:rPr>
        <w:t xml:space="preserve"> IfNotPresent</w:t>
      </w:r>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"ContosoCoffee"</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MYSQL_USERNAME</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MYSQL_SERVER</w:t>
      </w:r>
      <w:r>
        <w:br/>
      </w:r>
      <w:r>
        <w:rPr>
          <w:rStyle w:val="AttributeTok"/>
        </w:rPr>
        <w:t xml:space="preserve">        </w:t>
      </w:r>
      <w:r>
        <w:rPr>
          <w:rStyle w:val="FunctionTok"/>
        </w:rPr>
        <w:t>value</w:t>
      </w:r>
      <w:r>
        <w:rPr>
          <w:rStyle w:val="KeywordTok"/>
        </w:rPr>
        <w:t>:</w:t>
      </w:r>
      <w:r>
        <w:rPr>
          <w:rStyle w:val="AttributeTok"/>
        </w:rPr>
        <w:t xml:space="preserve"> </w:t>
      </w:r>
      <w:r>
        <w:rPr>
          <w:rStyle w:val="StringTok"/>
        </w:rPr>
        <w:t>"mysql-db"</w:t>
      </w:r>
      <w:r>
        <w:br/>
      </w:r>
      <w:r>
        <w:rPr>
          <w:rStyle w:val="AttributeTok"/>
        </w:rPr>
        <w:t xml:space="preserve">  </w:t>
      </w:r>
      <w:r>
        <w:rPr>
          <w:rStyle w:val="FunctionTok"/>
        </w:rPr>
        <w:t>imagePullSecrets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acr-secret</w:t>
      </w:r>
    </w:p>
    <w:p w14:paraId="72A8AEAB" w14:textId="77777777" w:rsidR="00EC375C" w:rsidRDefault="009352C4">
      <w:pPr>
        <w:numPr>
          <w:ilvl w:val="0"/>
          <w:numId w:val="143"/>
        </w:numPr>
      </w:pPr>
      <w:r>
        <w:t>Run the deployment:</w:t>
      </w:r>
    </w:p>
    <w:p w14:paraId="4C41C9E3" w14:textId="77777777" w:rsidR="00EC375C" w:rsidRDefault="009352C4">
      <w:pPr>
        <w:pStyle w:val="TOCHeading"/>
        <w:numPr>
          <w:ilvl w:val="0"/>
          <w:numId w:val="1"/>
        </w:numPr>
      </w:pPr>
      <w:r>
        <w:rPr>
          <w:rStyle w:val="NormalTok"/>
        </w:rPr>
        <w:t xml:space="preserve">kubectl create </w:t>
      </w:r>
      <w:r>
        <w:rPr>
          <w:rStyle w:val="OperatorTok"/>
        </w:rPr>
        <w:t>-</w:t>
      </w:r>
      <w:r>
        <w:rPr>
          <w:rStyle w:val="NormalTok"/>
        </w:rPr>
        <w:t>f store</w:t>
      </w:r>
      <w:r>
        <w:rPr>
          <w:rStyle w:val="OperatorTok"/>
        </w:rPr>
        <w:t>-</w:t>
      </w:r>
      <w:r>
        <w:rPr>
          <w:rStyle w:val="NormalTok"/>
        </w:rPr>
        <w:t>web</w:t>
      </w:r>
      <w:r>
        <w:rPr>
          <w:rStyle w:val="OperatorTok"/>
        </w:rPr>
        <w:t>.</w:t>
      </w:r>
      <w:r>
        <w:rPr>
          <w:rStyle w:val="FunctionTok"/>
        </w:rPr>
        <w:t>yaml</w:t>
      </w:r>
    </w:p>
    <w:p w14:paraId="12EAD55F" w14:textId="77777777" w:rsidR="00EC375C" w:rsidRDefault="009352C4">
      <w:pPr>
        <w:pStyle w:val="Heading2"/>
      </w:pPr>
      <w:bookmarkStart w:id="406" w:name="_Toc91505083"/>
      <w:bookmarkStart w:id="407" w:name="add-services"/>
      <w:bookmarkEnd w:id="405"/>
      <w:r>
        <w:t>Add services</w:t>
      </w:r>
      <w:bookmarkEnd w:id="406"/>
    </w:p>
    <w:p w14:paraId="56085110" w14:textId="77777777" w:rsidR="00EC375C" w:rsidRDefault="009352C4">
      <w:pPr>
        <w:pStyle w:val="Compact"/>
        <w:numPr>
          <w:ilvl w:val="0"/>
          <w:numId w:val="144"/>
        </w:numPr>
      </w:pPr>
      <w:r>
        <w:t xml:space="preserve">Create the following </w:t>
      </w:r>
      <w:r>
        <w:rPr>
          <w:rStyle w:val="VerbatimChar"/>
        </w:rPr>
        <w:t>store-db-service.yaml</w:t>
      </w:r>
      <w:r>
        <w:t xml:space="preserve"> yaml file:</w:t>
      </w:r>
    </w:p>
    <w:p w14:paraId="181AAB75"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store-db</w:t>
      </w:r>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3306</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store-db</w:t>
      </w:r>
    </w:p>
    <w:p w14:paraId="52305669" w14:textId="77777777" w:rsidR="00EC375C" w:rsidRDefault="009352C4">
      <w:pPr>
        <w:pStyle w:val="Compact"/>
        <w:numPr>
          <w:ilvl w:val="0"/>
          <w:numId w:val="145"/>
        </w:numPr>
      </w:pPr>
      <w:r>
        <w:t xml:space="preserve">Create the following </w:t>
      </w:r>
      <w:r>
        <w:rPr>
          <w:rStyle w:val="VerbatimChar"/>
        </w:rPr>
        <w:t>store-web-service.yaml</w:t>
      </w:r>
      <w:r>
        <w:t xml:space="preserve"> yaml file:</w:t>
      </w:r>
    </w:p>
    <w:p w14:paraId="236FC8BF"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store-web</w:t>
      </w:r>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80</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store-web</w:t>
      </w:r>
    </w:p>
    <w:p w14:paraId="12750F9F" w14:textId="77777777" w:rsidR="00EC375C" w:rsidRDefault="009352C4">
      <w:pPr>
        <w:pStyle w:val="Heading2"/>
      </w:pPr>
      <w:bookmarkStart w:id="408" w:name="_Toc91505084"/>
      <w:bookmarkStart w:id="409" w:name="test-your-images"/>
      <w:bookmarkEnd w:id="407"/>
      <w:r>
        <w:t>Test your images</w:t>
      </w:r>
      <w:bookmarkEnd w:id="408"/>
    </w:p>
    <w:p w14:paraId="2FE4FE23" w14:textId="77777777" w:rsidR="00EC375C" w:rsidRDefault="009352C4">
      <w:pPr>
        <w:pStyle w:val="Compact"/>
        <w:numPr>
          <w:ilvl w:val="0"/>
          <w:numId w:val="146"/>
        </w:numPr>
      </w:pPr>
      <w:r>
        <w:t>Browse to the Azure Portal</w:t>
      </w:r>
    </w:p>
    <w:p w14:paraId="7EF6411B" w14:textId="77777777" w:rsidR="00EC375C" w:rsidRDefault="009352C4">
      <w:pPr>
        <w:pStyle w:val="Compact"/>
        <w:numPr>
          <w:ilvl w:val="0"/>
          <w:numId w:val="146"/>
        </w:numPr>
      </w:pPr>
      <w:r>
        <w:t>Navigate to your AKS cluster and select it</w:t>
      </w:r>
    </w:p>
    <w:p w14:paraId="482C9215" w14:textId="77777777" w:rsidR="00EC375C" w:rsidRDefault="009352C4">
      <w:pPr>
        <w:pStyle w:val="Compact"/>
        <w:numPr>
          <w:ilvl w:val="0"/>
          <w:numId w:val="146"/>
        </w:numPr>
      </w:pPr>
      <w:r>
        <w:t>In the # Utilize Azure Database for MySQL Flexible Server</w:t>
      </w:r>
    </w:p>
    <w:p w14:paraId="70ED1168" w14:textId="77777777" w:rsidR="00EC375C" w:rsidRDefault="009352C4">
      <w:pPr>
        <w:pStyle w:val="FirstParagraph"/>
      </w:pPr>
      <w:r>
        <w:t>TODO</w:t>
      </w:r>
    </w:p>
    <w:p w14:paraId="51C1C48E" w14:textId="77777777" w:rsidR="00EC375C" w:rsidRDefault="009352C4">
      <w:pPr>
        <w:pStyle w:val="Heading2"/>
      </w:pPr>
      <w:bookmarkStart w:id="410" w:name="_Toc91505085"/>
      <w:bookmarkStart w:id="411" w:name="X46e9a07d232287f9df6f0e456431fc2cd15078f"/>
      <w:bookmarkEnd w:id="409"/>
      <w:r>
        <w:t>Push images to Azure Container Registry</w:t>
      </w:r>
      <w:bookmarkEnd w:id="410"/>
    </w:p>
    <w:p w14:paraId="119E6C82" w14:textId="77777777" w:rsidR="00EC375C" w:rsidRDefault="009352C4">
      <w:pPr>
        <w:pStyle w:val="Compact"/>
        <w:numPr>
          <w:ilvl w:val="0"/>
          <w:numId w:val="147"/>
        </w:numPr>
      </w:pPr>
      <w:r>
        <w:t xml:space="preserve">If you haven’t already, be sure to push your images to your Azure Container Registry using the </w:t>
      </w:r>
      <w:hyperlink r:id="rId288">
        <w:r>
          <w:rPr>
            <w:rStyle w:val="FootnoteReference"/>
          </w:rPr>
          <w:t xml:space="preserve">Push Images to </w:t>
        </w:r>
        <w:proofErr w:type="spellStart"/>
        <w:r>
          <w:rPr>
            <w:rStyle w:val="FootnoteReference"/>
          </w:rPr>
          <w:t>Acr</w:t>
        </w:r>
        <w:proofErr w:type="spellEnd"/>
      </w:hyperlink>
      <w:r>
        <w:t xml:space="preserve"> article.</w:t>
      </w:r>
    </w:p>
    <w:p w14:paraId="05B56071" w14:textId="77777777" w:rsidR="00EC375C" w:rsidRDefault="009352C4">
      <w:pPr>
        <w:pStyle w:val="Heading2"/>
      </w:pPr>
      <w:bookmarkStart w:id="412" w:name="_Toc91505086"/>
      <w:bookmarkStart w:id="413" w:name="run-images-in-azure-app-service-1"/>
      <w:bookmarkEnd w:id="411"/>
      <w:r>
        <w:t>Run images in Azure App Service</w:t>
      </w:r>
      <w:bookmarkEnd w:id="412"/>
    </w:p>
    <w:p w14:paraId="1A417EC8" w14:textId="77777777" w:rsidR="00EC375C" w:rsidRDefault="009352C4">
      <w:pPr>
        <w:pStyle w:val="Compact"/>
        <w:numPr>
          <w:ilvl w:val="0"/>
          <w:numId w:val="148"/>
        </w:numPr>
      </w:pPr>
      <w:r>
        <w:t>TODO</w:t>
      </w:r>
    </w:p>
    <w:p w14:paraId="5DA98D2E" w14:textId="77777777" w:rsidR="00EC375C" w:rsidRDefault="009352C4">
      <w:pPr>
        <w:pStyle w:val="Heading1"/>
      </w:pPr>
      <w:bookmarkStart w:id="414" w:name="_Toc91505087"/>
      <w:bookmarkStart w:id="415" w:name="X579ab26de0162bf1327b617a2253338ed7143f0"/>
      <w:bookmarkEnd w:id="401"/>
      <w:bookmarkEnd w:id="413"/>
      <w:r>
        <w:t>Push images to Azure Container Registry</w:t>
      </w:r>
      <w:bookmarkEnd w:id="414"/>
    </w:p>
    <w:p w14:paraId="4C9A0556" w14:textId="77777777" w:rsidR="00EC375C" w:rsidRDefault="009352C4">
      <w:pPr>
        <w:numPr>
          <w:ilvl w:val="0"/>
          <w:numId w:val="149"/>
        </w:numPr>
      </w:pPr>
      <w:r>
        <w:t>If you haven’t already, be sure to push your images to your Azure Container Registry.</w:t>
      </w:r>
    </w:p>
    <w:p w14:paraId="4BCB9619" w14:textId="77777777" w:rsidR="00EC375C" w:rsidRDefault="009352C4">
      <w:pPr>
        <w:pStyle w:val="TOCHeading"/>
        <w:numPr>
          <w:ilvl w:val="0"/>
          <w:numId w:val="1"/>
        </w:numPr>
      </w:pP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$subscriptionName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NormalTok"/>
        </w:rPr>
        <w:t>Connect</w:t>
      </w:r>
      <w:r>
        <w:rPr>
          <w:rStyle w:val="OperatorTok"/>
        </w:rPr>
        <w:t>-</w:t>
      </w:r>
      <w:r>
        <w:rPr>
          <w:rStyle w:val="NormalTok"/>
        </w:rPr>
        <w:t>AzAccount</w:t>
      </w:r>
      <w:r>
        <w:br/>
      </w:r>
      <w:r>
        <w:br/>
      </w:r>
      <w:r>
        <w:rPr>
          <w:rStyle w:val="NormalTok"/>
        </w:rPr>
        <w:t>Select</w:t>
      </w:r>
      <w:r>
        <w:rPr>
          <w:rStyle w:val="OperatorTok"/>
        </w:rPr>
        <w:t>-</w:t>
      </w:r>
      <w:r>
        <w:rPr>
          <w:rStyle w:val="NormalTok"/>
        </w:rPr>
        <w:t xml:space="preserve">AzSubscription </w:t>
      </w:r>
      <w:r>
        <w:rPr>
          <w:rStyle w:val="VariableTok"/>
        </w:rPr>
        <w:t>$subscriptName</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br/>
      </w:r>
      <w:r>
        <w:br/>
      </w:r>
      <w:r>
        <w:rPr>
          <w:rStyle w:val="VariableTok"/>
        </w:rPr>
        <w:t>$acrPassword</w:t>
      </w:r>
      <w:r>
        <w:rPr>
          <w:rStyle w:val="NormalTok"/>
        </w:rPr>
        <w:t xml:space="preserve"> </w:t>
      </w:r>
      <w:r>
        <w:rPr>
          <w:rStyle w:val="OperatorTok"/>
        </w:rPr>
        <w:t>=</w:t>
      </w:r>
      <w:r>
        <w:rPr>
          <w:rStyle w:val="NormalTok"/>
        </w:rPr>
        <w:t xml:space="preserve"> </w:t>
      </w:r>
      <w:r>
        <w:rPr>
          <w:rStyle w:val="VariableTok"/>
        </w:rPr>
        <w:t>$creds</w:t>
      </w:r>
      <w:r>
        <w:rPr>
          <w:rStyle w:val="OperatorTok"/>
        </w:rPr>
        <w:t>.</w:t>
      </w:r>
      <w:r>
        <w:rPr>
          <w:rStyle w:val="FunctionTok"/>
        </w:rPr>
        <w:t>password</w:t>
      </w:r>
      <w:r>
        <w:rPr>
          <w:rStyle w:val="OperatorTok"/>
        </w:rPr>
        <w:t>;</w:t>
      </w:r>
      <w:r>
        <w:br/>
      </w:r>
      <w:r>
        <w:rPr>
          <w:rStyle w:val="VariableTok"/>
        </w:rPr>
        <w:t>$acrurl</w:t>
      </w:r>
      <w:r>
        <w:rPr>
          <w:rStyle w:val="NormalTok"/>
        </w:rPr>
        <w:t xml:space="preserve"> </w:t>
      </w:r>
      <w:r>
        <w:rPr>
          <w:rStyle w:val="OperatorTok"/>
        </w:rPr>
        <w:t>=</w:t>
      </w:r>
      <w:r>
        <w:rPr>
          <w:rStyle w:val="NormalTok"/>
        </w:rPr>
        <w:t xml:space="preserve"> </w:t>
      </w:r>
      <w:r>
        <w:rPr>
          <w:rStyle w:val="VariableTok"/>
        </w:rPr>
        <w:t>$acr</w:t>
      </w:r>
      <w:r>
        <w:rPr>
          <w:rStyle w:val="OperatorTok"/>
        </w:rPr>
        <w:t>.</w:t>
      </w:r>
      <w:r>
        <w:rPr>
          <w:rStyle w:val="FunctionTok"/>
        </w:rPr>
        <w:t>loginserver</w:t>
      </w:r>
      <w:r>
        <w:rPr>
          <w:rStyle w:val="OperatorTok"/>
        </w:rPr>
        <w:t>;</w:t>
      </w:r>
      <w:r>
        <w:br/>
      </w:r>
      <w:r>
        <w:br/>
      </w:r>
      <w:r>
        <w:rPr>
          <w:rStyle w:val="NormalTok"/>
        </w:rPr>
        <w:t xml:space="preserve">docker login </w:t>
      </w:r>
      <w:r>
        <w:rPr>
          <w:rStyle w:val="OperatorTok"/>
        </w:rPr>
        <w:t>-</w:t>
      </w:r>
      <w:r>
        <w:rPr>
          <w:rStyle w:val="NormalTok"/>
        </w:rPr>
        <w:t xml:space="preserve">u </w:t>
      </w:r>
      <w:r>
        <w:rPr>
          <w:rStyle w:val="VariableTok"/>
        </w:rPr>
        <w:t>$ACRNAME</w:t>
      </w:r>
      <w:r>
        <w:rPr>
          <w:rStyle w:val="NormalTok"/>
        </w:rPr>
        <w:t xml:space="preserve"> </w:t>
      </w:r>
      <w:r>
        <w:rPr>
          <w:rStyle w:val="OperatorTok"/>
        </w:rPr>
        <w:t>-</w:t>
      </w:r>
      <w:r>
        <w:rPr>
          <w:rStyle w:val="NormalTok"/>
        </w:rPr>
        <w:t xml:space="preserve">p </w:t>
      </w:r>
      <w:r>
        <w:rPr>
          <w:rStyle w:val="VariableTok"/>
        </w:rPr>
        <w:t>$ACRPASSWORD</w:t>
      </w:r>
      <w:r>
        <w:rPr>
          <w:rStyle w:val="NormalTok"/>
        </w:rPr>
        <w:t xml:space="preserve"> </w:t>
      </w:r>
      <w:r>
        <w:rPr>
          <w:rStyle w:val="VariableTok"/>
        </w:rPr>
        <w:t>$ACRURL</w:t>
      </w:r>
      <w:r>
        <w:br/>
      </w:r>
      <w:r>
        <w:br/>
      </w:r>
      <w:r>
        <w:rPr>
          <w:rStyle w:val="NormalTok"/>
        </w:rPr>
        <w:t>docker tag store</w:t>
      </w:r>
      <w:r>
        <w:rPr>
          <w:rStyle w:val="OperatorTok"/>
        </w:rPr>
        <w:t>-</w:t>
      </w:r>
      <w:r>
        <w:rPr>
          <w:rStyle w:val="NormalTok"/>
        </w:rPr>
        <w:t xml:space="preserve">web </w:t>
      </w:r>
      <w:r>
        <w:rPr>
          <w:rStyle w:val="StringTok"/>
        </w:rPr>
        <w:t>"$ACRNAME.azurecr.io/store-web"</w:t>
      </w:r>
      <w:r>
        <w:br/>
      </w:r>
      <w:r>
        <w:br/>
      </w:r>
      <w:r>
        <w:rPr>
          <w:rStyle w:val="NormalTok"/>
        </w:rPr>
        <w:t>docker tag store</w:t>
      </w:r>
      <w:r>
        <w:rPr>
          <w:rStyle w:val="OperatorTok"/>
        </w:rPr>
        <w:t>-</w:t>
      </w:r>
      <w:r>
        <w:rPr>
          <w:rStyle w:val="NormalTok"/>
        </w:rPr>
        <w:t xml:space="preserve">db </w:t>
      </w:r>
      <w:r>
        <w:rPr>
          <w:rStyle w:val="StringTok"/>
        </w:rPr>
        <w:t>"$ACRNAME.azurecr.io/store-db"</w:t>
      </w:r>
      <w:r>
        <w:br/>
      </w:r>
      <w:r>
        <w:br/>
      </w:r>
      <w:r>
        <w:rPr>
          <w:rStyle w:val="NormalTok"/>
        </w:rPr>
        <w:t xml:space="preserve">docker push </w:t>
      </w:r>
      <w:r>
        <w:rPr>
          <w:rStyle w:val="StringTok"/>
        </w:rPr>
        <w:t>"$ACRNAME.azurecr.io/store-web"</w:t>
      </w:r>
      <w:r>
        <w:br/>
      </w:r>
      <w:r>
        <w:br/>
      </w:r>
      <w:r>
        <w:rPr>
          <w:rStyle w:val="NormalTok"/>
        </w:rPr>
        <w:t xml:space="preserve">docker push </w:t>
      </w:r>
      <w:r>
        <w:rPr>
          <w:rStyle w:val="StringTok"/>
        </w:rPr>
        <w:t>"$ACRNAME.azurecr.io/store-db"</w:t>
      </w:r>
      <w:bookmarkEnd w:id="415"/>
    </w:p>
    <w:sectPr w:rsidR="00EC375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im Henning" w:date="2022-01-03T18:54:00Z" w:initials="TH">
    <w:p w14:paraId="6927DC7D" w14:textId="27C15EDA" w:rsidR="002E1AB4" w:rsidRDefault="002E1AB4">
      <w:pPr>
        <w:pStyle w:val="CommentText"/>
      </w:pPr>
      <w:r>
        <w:rPr>
          <w:rStyle w:val="CommentReference"/>
        </w:rPr>
        <w:annotationRef/>
      </w:r>
      <w:r>
        <w:t>Why is docker a good alternative to hosting on hardware?</w:t>
      </w:r>
    </w:p>
  </w:comment>
  <w:comment w:id="11" w:author="Tim Henning" w:date="2022-01-03T18:56:00Z" w:initials="TH">
    <w:p w14:paraId="40609275" w14:textId="7CBA801A" w:rsidR="002E1AB4" w:rsidRDefault="002E1AB4">
      <w:pPr>
        <w:pStyle w:val="CommentText"/>
      </w:pPr>
      <w:r>
        <w:rPr>
          <w:rStyle w:val="CommentReference"/>
        </w:rPr>
        <w:annotationRef/>
      </w:r>
      <w:r>
        <w:t>I am not sure we want to mention other providers by name or provide links.</w:t>
      </w:r>
    </w:p>
  </w:comment>
  <w:comment w:id="12" w:author="Tim Henning" w:date="2022-01-06T17:05:00Z" w:initials="TH">
    <w:p w14:paraId="7A5611DB" w14:textId="1C23242B" w:rsidR="001C7652" w:rsidRDefault="001C7652">
      <w:pPr>
        <w:pStyle w:val="CommentText"/>
      </w:pPr>
      <w:r>
        <w:rPr>
          <w:rStyle w:val="CommentReference"/>
        </w:rPr>
        <w:annotationRef/>
      </w:r>
      <w:r>
        <w:t>Shreya does not mind the mention of other providers.</w:t>
      </w:r>
    </w:p>
  </w:comment>
  <w:comment w:id="29" w:author="Tim Henning" w:date="2022-01-08T16:48:00Z" w:initials="TH">
    <w:p w14:paraId="5DBE950B" w14:textId="39C25B15" w:rsidR="00DF77D8" w:rsidRDefault="00DF77D8">
      <w:pPr>
        <w:pStyle w:val="CommentText"/>
      </w:pPr>
      <w:r>
        <w:rPr>
          <w:rStyle w:val="CommentReference"/>
        </w:rPr>
        <w:annotationRef/>
      </w:r>
      <w:r>
        <w:t>Need an example image.</w:t>
      </w:r>
    </w:p>
  </w:comment>
  <w:comment w:id="30" w:author="Tim Henning" w:date="2022-01-08T16:49:00Z" w:initials="TH">
    <w:p w14:paraId="329F8C5B" w14:textId="498444C4" w:rsidR="00DF77D8" w:rsidRDefault="00DF77D8">
      <w:pPr>
        <w:pStyle w:val="CommentText"/>
      </w:pPr>
      <w:r>
        <w:rPr>
          <w:rStyle w:val="CommentReference"/>
        </w:rPr>
        <w:annotationRef/>
      </w:r>
      <w:r>
        <w:t>Need an example image</w:t>
      </w:r>
    </w:p>
  </w:comment>
  <w:comment w:id="31" w:author="Tim Henning" w:date="2022-01-08T16:50:00Z" w:initials="TH">
    <w:p w14:paraId="44128D37" w14:textId="3F9DE045" w:rsidR="00496D16" w:rsidRDefault="00496D16">
      <w:pPr>
        <w:pStyle w:val="CommentText"/>
      </w:pPr>
      <w:r>
        <w:rPr>
          <w:rStyle w:val="CommentReference"/>
        </w:rPr>
        <w:annotationRef/>
      </w:r>
      <w:r>
        <w:t>Example diagram.</w:t>
      </w:r>
    </w:p>
  </w:comment>
  <w:comment w:id="34" w:author="Tim Henning" w:date="2022-01-08T16:52:00Z" w:initials="TH">
    <w:p w14:paraId="3C95E4F2" w14:textId="5AD638BF" w:rsidR="00496D16" w:rsidRDefault="00496D16">
      <w:pPr>
        <w:pStyle w:val="CommentText"/>
      </w:pPr>
      <w:r>
        <w:rPr>
          <w:rStyle w:val="CommentReference"/>
        </w:rPr>
        <w:annotationRef/>
      </w:r>
      <w:r>
        <w:t>A link to Azure governance</w:t>
      </w:r>
    </w:p>
  </w:comment>
  <w:comment w:id="45" w:author="Tim Henning" w:date="2022-01-08T17:00:00Z" w:initials="TH">
    <w:p w14:paraId="2C499B52" w14:textId="4D0402A7" w:rsidR="003823E4" w:rsidRDefault="003823E4">
      <w:pPr>
        <w:pStyle w:val="CommentText"/>
      </w:pPr>
      <w:r>
        <w:rPr>
          <w:rStyle w:val="CommentReference"/>
        </w:rPr>
        <w:annotationRef/>
      </w:r>
      <w:r w:rsidR="00625C9F">
        <w:t>Why is pausing a good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27DC7D" w15:done="0"/>
  <w15:commentEx w15:paraId="40609275" w15:done="0"/>
  <w15:commentEx w15:paraId="7A5611DB" w15:paraIdParent="40609275" w15:done="0"/>
  <w15:commentEx w15:paraId="5DBE950B" w15:done="0"/>
  <w15:commentEx w15:paraId="329F8C5B" w15:done="0"/>
  <w15:commentEx w15:paraId="44128D37" w15:done="0"/>
  <w15:commentEx w15:paraId="3C95E4F2" w15:done="0"/>
  <w15:commentEx w15:paraId="2C499B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DC4ED" w16cex:dateUtc="2022-01-04T02:54:00Z"/>
  <w16cex:commentExtensible w16cex:durableId="257DC544" w16cex:dateUtc="2022-01-04T02:56:00Z"/>
  <w16cex:commentExtensible w16cex:durableId="25819FD1" w16cex:dateUtc="2022-01-07T01:05:00Z"/>
  <w16cex:commentExtensible w16cex:durableId="25843ECF" w16cex:dateUtc="2022-01-09T00:48:00Z"/>
  <w16cex:commentExtensible w16cex:durableId="25843F04" w16cex:dateUtc="2022-01-09T00:49:00Z"/>
  <w16cex:commentExtensible w16cex:durableId="25843F4C" w16cex:dateUtc="2022-01-09T00:50:00Z"/>
  <w16cex:commentExtensible w16cex:durableId="25843FC4" w16cex:dateUtc="2022-01-09T00:52:00Z"/>
  <w16cex:commentExtensible w16cex:durableId="25844190" w16cex:dateUtc="2022-01-09T0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7DC7D" w16cid:durableId="257DC4ED"/>
  <w16cid:commentId w16cid:paraId="40609275" w16cid:durableId="257DC544"/>
  <w16cid:commentId w16cid:paraId="7A5611DB" w16cid:durableId="25819FD1"/>
  <w16cid:commentId w16cid:paraId="5DBE950B" w16cid:durableId="25843ECF"/>
  <w16cid:commentId w16cid:paraId="329F8C5B" w16cid:durableId="25843F04"/>
  <w16cid:commentId w16cid:paraId="44128D37" w16cid:durableId="25843F4C"/>
  <w16cid:commentId w16cid:paraId="3C95E4F2" w16cid:durableId="25843FC4"/>
  <w16cid:commentId w16cid:paraId="2C499B52" w16cid:durableId="258441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2582A" w14:textId="77777777" w:rsidR="000500BB" w:rsidRDefault="000500BB">
      <w:pPr>
        <w:spacing w:after="0"/>
      </w:pPr>
      <w:r>
        <w:separator/>
      </w:r>
    </w:p>
  </w:endnote>
  <w:endnote w:type="continuationSeparator" w:id="0">
    <w:p w14:paraId="202903EB" w14:textId="77777777" w:rsidR="000500BB" w:rsidRDefault="000500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C6B8C" w14:textId="77777777" w:rsidR="000500BB" w:rsidRDefault="000500BB">
      <w:r>
        <w:separator/>
      </w:r>
    </w:p>
  </w:footnote>
  <w:footnote w:type="continuationSeparator" w:id="0">
    <w:p w14:paraId="7B045199" w14:textId="77777777" w:rsidR="000500BB" w:rsidRDefault="00050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B297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D3E98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064C5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12C6B38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4"/>
    <w:multiLevelType w:val="multilevel"/>
    <w:tmpl w:val="DC6A7FF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6"/>
    <w:multiLevelType w:val="multilevel"/>
    <w:tmpl w:val="05DACBDA"/>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1"/>
  </w:num>
  <w:num w:numId="77">
    <w:abstractNumId w:val="1"/>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
  </w:num>
  <w:num w:numId="85">
    <w:abstractNumId w:val="1"/>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
  </w:num>
  <w:num w:numId="101">
    <w:abstractNumId w:val="1"/>
  </w:num>
  <w:num w:numId="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Henning">
    <w15:presenceInfo w15:providerId="AD" w15:userId="S::tim@tailoredtechsolutions.com::4ebe88a3-cbdc-4156-9707-44d8a7e3ec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375C"/>
    <w:rsid w:val="000500BB"/>
    <w:rsid w:val="00146305"/>
    <w:rsid w:val="001C7652"/>
    <w:rsid w:val="001F3C49"/>
    <w:rsid w:val="002D2B0B"/>
    <w:rsid w:val="002E1AB4"/>
    <w:rsid w:val="003823E4"/>
    <w:rsid w:val="003E2777"/>
    <w:rsid w:val="00473E13"/>
    <w:rsid w:val="00496D16"/>
    <w:rsid w:val="004C0916"/>
    <w:rsid w:val="005C2243"/>
    <w:rsid w:val="00625C9F"/>
    <w:rsid w:val="006D2A92"/>
    <w:rsid w:val="006F002B"/>
    <w:rsid w:val="007407C8"/>
    <w:rsid w:val="008C41C8"/>
    <w:rsid w:val="008E2B14"/>
    <w:rsid w:val="009352C4"/>
    <w:rsid w:val="00953611"/>
    <w:rsid w:val="009F6E17"/>
    <w:rsid w:val="00A5260C"/>
    <w:rsid w:val="00AA7729"/>
    <w:rsid w:val="00AD672B"/>
    <w:rsid w:val="00C51333"/>
    <w:rsid w:val="00C85560"/>
    <w:rsid w:val="00CA1FB8"/>
    <w:rsid w:val="00D67F3C"/>
    <w:rsid w:val="00DF77D8"/>
    <w:rsid w:val="00E810CB"/>
    <w:rsid w:val="00E85E40"/>
    <w:rsid w:val="00EC375C"/>
    <w:rsid w:val="00FE2C5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3D1D"/>
  <w15:docId w15:val="{D34045CF-2B89-482E-BBB8-D36B53EAF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E2C59"/>
    <w:pPr>
      <w:spacing w:after="100"/>
    </w:pPr>
  </w:style>
  <w:style w:type="paragraph" w:styleId="TOC2">
    <w:name w:val="toc 2"/>
    <w:basedOn w:val="Normal"/>
    <w:next w:val="Normal"/>
    <w:autoRedefine/>
    <w:uiPriority w:val="39"/>
    <w:unhideWhenUsed/>
    <w:rsid w:val="00FE2C59"/>
    <w:pPr>
      <w:spacing w:after="100"/>
      <w:ind w:left="240"/>
    </w:pPr>
  </w:style>
  <w:style w:type="character" w:styleId="CommentReference">
    <w:name w:val="annotation reference"/>
    <w:basedOn w:val="DefaultParagraphFont"/>
    <w:semiHidden/>
    <w:unhideWhenUsed/>
    <w:rsid w:val="002E1AB4"/>
    <w:rPr>
      <w:sz w:val="16"/>
      <w:szCs w:val="16"/>
    </w:rPr>
  </w:style>
  <w:style w:type="paragraph" w:styleId="CommentText">
    <w:name w:val="annotation text"/>
    <w:basedOn w:val="Normal"/>
    <w:link w:val="CommentTextChar"/>
    <w:semiHidden/>
    <w:unhideWhenUsed/>
    <w:rsid w:val="002E1AB4"/>
    <w:rPr>
      <w:sz w:val="20"/>
      <w:szCs w:val="20"/>
    </w:rPr>
  </w:style>
  <w:style w:type="character" w:customStyle="1" w:styleId="CommentTextChar">
    <w:name w:val="Comment Text Char"/>
    <w:basedOn w:val="DefaultParagraphFont"/>
    <w:link w:val="CommentText"/>
    <w:semiHidden/>
    <w:rsid w:val="002E1AB4"/>
    <w:rPr>
      <w:sz w:val="20"/>
      <w:szCs w:val="20"/>
    </w:rPr>
  </w:style>
  <w:style w:type="paragraph" w:styleId="CommentSubject">
    <w:name w:val="annotation subject"/>
    <w:basedOn w:val="CommentText"/>
    <w:next w:val="CommentText"/>
    <w:link w:val="CommentSubjectChar"/>
    <w:semiHidden/>
    <w:unhideWhenUsed/>
    <w:rsid w:val="002E1AB4"/>
    <w:rPr>
      <w:b/>
      <w:bCs/>
    </w:rPr>
  </w:style>
  <w:style w:type="character" w:customStyle="1" w:styleId="CommentSubjectChar">
    <w:name w:val="Comment Subject Char"/>
    <w:basedOn w:val="CommentTextChar"/>
    <w:link w:val="CommentSubject"/>
    <w:semiHidden/>
    <w:rsid w:val="002E1AB4"/>
    <w:rPr>
      <w:b/>
      <w:bCs/>
      <w:sz w:val="20"/>
      <w:szCs w:val="20"/>
    </w:rPr>
  </w:style>
  <w:style w:type="paragraph" w:styleId="Revision">
    <w:name w:val="Revision"/>
    <w:hidden/>
    <w:semiHidden/>
    <w:rsid w:val="002E1AB4"/>
    <w:pPr>
      <w:spacing w:after="0"/>
    </w:pPr>
  </w:style>
  <w:style w:type="character" w:styleId="UnresolvedMention">
    <w:name w:val="Unresolved Mention"/>
    <w:basedOn w:val="DefaultParagraphFont"/>
    <w:uiPriority w:val="99"/>
    <w:semiHidden/>
    <w:unhideWhenUsed/>
    <w:rsid w:val="007407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607021">
      <w:bodyDiv w:val="1"/>
      <w:marLeft w:val="0"/>
      <w:marRight w:val="0"/>
      <w:marTop w:val="0"/>
      <w:marBottom w:val="0"/>
      <w:divBdr>
        <w:top w:val="none" w:sz="0" w:space="0" w:color="auto"/>
        <w:left w:val="none" w:sz="0" w:space="0" w:color="auto"/>
        <w:bottom w:val="none" w:sz="0" w:space="0" w:color="auto"/>
        <w:right w:val="none" w:sz="0" w:space="0" w:color="auto"/>
      </w:divBdr>
      <w:divsChild>
        <w:div w:id="776756775">
          <w:marLeft w:val="0"/>
          <w:marRight w:val="0"/>
          <w:marTop w:val="0"/>
          <w:marBottom w:val="0"/>
          <w:divBdr>
            <w:top w:val="none" w:sz="0" w:space="0" w:color="auto"/>
            <w:left w:val="none" w:sz="0" w:space="0" w:color="auto"/>
            <w:bottom w:val="none" w:sz="0" w:space="0" w:color="auto"/>
            <w:right w:val="none" w:sz="0" w:space="0" w:color="auto"/>
          </w:divBdr>
        </w:div>
        <w:div w:id="673731379">
          <w:marLeft w:val="0"/>
          <w:marRight w:val="0"/>
          <w:marTop w:val="0"/>
          <w:marBottom w:val="0"/>
          <w:divBdr>
            <w:top w:val="none" w:sz="0" w:space="0" w:color="auto"/>
            <w:left w:val="none" w:sz="0" w:space="0" w:color="auto"/>
            <w:bottom w:val="none" w:sz="0" w:space="0" w:color="auto"/>
            <w:right w:val="none" w:sz="0" w:space="0" w:color="auto"/>
          </w:divBdr>
        </w:div>
        <w:div w:id="1833179219">
          <w:marLeft w:val="0"/>
          <w:marRight w:val="0"/>
          <w:marTop w:val="0"/>
          <w:marBottom w:val="0"/>
          <w:divBdr>
            <w:top w:val="none" w:sz="0" w:space="0" w:color="auto"/>
            <w:left w:val="none" w:sz="0" w:space="0" w:color="auto"/>
            <w:bottom w:val="none" w:sz="0" w:space="0" w:color="auto"/>
            <w:right w:val="none" w:sz="0" w:space="0" w:color="auto"/>
          </w:divBdr>
        </w:div>
        <w:div w:id="1216699854">
          <w:marLeft w:val="0"/>
          <w:marRight w:val="0"/>
          <w:marTop w:val="0"/>
          <w:marBottom w:val="0"/>
          <w:divBdr>
            <w:top w:val="none" w:sz="0" w:space="0" w:color="auto"/>
            <w:left w:val="none" w:sz="0" w:space="0" w:color="auto"/>
            <w:bottom w:val="none" w:sz="0" w:space="0" w:color="auto"/>
            <w:right w:val="none" w:sz="0" w:space="0" w:color="auto"/>
          </w:divBdr>
        </w:div>
        <w:div w:id="1144003971">
          <w:marLeft w:val="0"/>
          <w:marRight w:val="0"/>
          <w:marTop w:val="0"/>
          <w:marBottom w:val="0"/>
          <w:divBdr>
            <w:top w:val="none" w:sz="0" w:space="0" w:color="auto"/>
            <w:left w:val="none" w:sz="0" w:space="0" w:color="auto"/>
            <w:bottom w:val="none" w:sz="0" w:space="0" w:color="auto"/>
            <w:right w:val="none" w:sz="0" w:space="0" w:color="auto"/>
          </w:divBdr>
        </w:div>
        <w:div w:id="1040084651">
          <w:marLeft w:val="0"/>
          <w:marRight w:val="0"/>
          <w:marTop w:val="0"/>
          <w:marBottom w:val="0"/>
          <w:divBdr>
            <w:top w:val="none" w:sz="0" w:space="0" w:color="auto"/>
            <w:left w:val="none" w:sz="0" w:space="0" w:color="auto"/>
            <w:bottom w:val="none" w:sz="0" w:space="0" w:color="auto"/>
            <w:right w:val="none" w:sz="0" w:space="0" w:color="auto"/>
          </w:divBdr>
        </w:div>
      </w:divsChild>
    </w:div>
    <w:div w:id="1060522986">
      <w:bodyDiv w:val="1"/>
      <w:marLeft w:val="0"/>
      <w:marRight w:val="0"/>
      <w:marTop w:val="0"/>
      <w:marBottom w:val="0"/>
      <w:divBdr>
        <w:top w:val="none" w:sz="0" w:space="0" w:color="auto"/>
        <w:left w:val="none" w:sz="0" w:space="0" w:color="auto"/>
        <w:bottom w:val="none" w:sz="0" w:space="0" w:color="auto"/>
        <w:right w:val="none" w:sz="0" w:space="0" w:color="auto"/>
      </w:divBdr>
      <w:divsChild>
        <w:div w:id="392041387">
          <w:marLeft w:val="0"/>
          <w:marRight w:val="0"/>
          <w:marTop w:val="0"/>
          <w:marBottom w:val="0"/>
          <w:divBdr>
            <w:top w:val="none" w:sz="0" w:space="0" w:color="auto"/>
            <w:left w:val="none" w:sz="0" w:space="0" w:color="auto"/>
            <w:bottom w:val="none" w:sz="0" w:space="0" w:color="auto"/>
            <w:right w:val="none" w:sz="0" w:space="0" w:color="auto"/>
          </w:divBdr>
        </w:div>
        <w:div w:id="524252653">
          <w:marLeft w:val="0"/>
          <w:marRight w:val="0"/>
          <w:marTop w:val="0"/>
          <w:marBottom w:val="0"/>
          <w:divBdr>
            <w:top w:val="none" w:sz="0" w:space="0" w:color="auto"/>
            <w:left w:val="none" w:sz="0" w:space="0" w:color="auto"/>
            <w:bottom w:val="none" w:sz="0" w:space="0" w:color="auto"/>
            <w:right w:val="none" w:sz="0" w:space="0" w:color="auto"/>
          </w:divBdr>
        </w:div>
        <w:div w:id="622536064">
          <w:marLeft w:val="0"/>
          <w:marRight w:val="0"/>
          <w:marTop w:val="0"/>
          <w:marBottom w:val="0"/>
          <w:divBdr>
            <w:top w:val="none" w:sz="0" w:space="0" w:color="auto"/>
            <w:left w:val="none" w:sz="0" w:space="0" w:color="auto"/>
            <w:bottom w:val="none" w:sz="0" w:space="0" w:color="auto"/>
            <w:right w:val="none" w:sz="0" w:space="0" w:color="auto"/>
          </w:divBdr>
        </w:div>
        <w:div w:id="957418580">
          <w:marLeft w:val="0"/>
          <w:marRight w:val="0"/>
          <w:marTop w:val="0"/>
          <w:marBottom w:val="0"/>
          <w:divBdr>
            <w:top w:val="none" w:sz="0" w:space="0" w:color="auto"/>
            <w:left w:val="none" w:sz="0" w:space="0" w:color="auto"/>
            <w:bottom w:val="none" w:sz="0" w:space="0" w:color="auto"/>
            <w:right w:val="none" w:sz="0" w:space="0" w:color="auto"/>
          </w:divBdr>
        </w:div>
        <w:div w:id="35784975">
          <w:marLeft w:val="0"/>
          <w:marRight w:val="0"/>
          <w:marTop w:val="0"/>
          <w:marBottom w:val="0"/>
          <w:divBdr>
            <w:top w:val="none" w:sz="0" w:space="0" w:color="auto"/>
            <w:left w:val="none" w:sz="0" w:space="0" w:color="auto"/>
            <w:bottom w:val="none" w:sz="0" w:space="0" w:color="auto"/>
            <w:right w:val="none" w:sz="0" w:space="0" w:color="auto"/>
          </w:divBdr>
        </w:div>
        <w:div w:id="1950472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etbrains.com/idea/download" TargetMode="External"/><Relationship Id="rId21"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42" Type="http://schemas.openxmlformats.org/officeDocument/2006/relationships/hyperlink" Target="https://docs.microsoft.com/azure/mysql/how-to-stop-start-server" TargetMode="External"/><Relationship Id="rId63" Type="http://schemas.openxmlformats.org/officeDocument/2006/relationships/hyperlink" Target="https://www.php.net/manual/en/mysqlinfo.library.choosing.php" TargetMode="External"/><Relationship Id="rId84" Type="http://schemas.openxmlformats.org/officeDocument/2006/relationships/hyperlink" Target="https://mysqlclient.readthedocs.io/user_guide.html" TargetMode="External"/><Relationship Id="rId138" Type="http://schemas.openxmlformats.org/officeDocument/2006/relationships/hyperlink" Target="https://docs.microsoft.com/azure/mysql/concepts-audit-logs" TargetMode="External"/><Relationship Id="rId159" Type="http://schemas.openxmlformats.org/officeDocument/2006/relationships/image" Target="media/image22.png"/><Relationship Id="rId170" Type="http://schemas.openxmlformats.org/officeDocument/2006/relationships/hyperlink" Target="https://dev.mysql.com/doc/refman/8.0/en/innodb-parameters.html" TargetMode="External"/><Relationship Id="rId191" Type="http://schemas.openxmlformats.org/officeDocument/2006/relationships/hyperlink" Target="https://docs.microsoft.com/azure/mysql/howto-restore-server-cli" TargetMode="External"/><Relationship Id="rId205" Type="http://schemas.openxmlformats.org/officeDocument/2006/relationships/hyperlink" Target="https://docs.microsoft.com/azure/service-health/resource-health-alert-monitor-guide" TargetMode="External"/><Relationship Id="rId226" Type="http://schemas.openxmlformats.org/officeDocument/2006/relationships/image" Target="media/image31.png"/><Relationship Id="rId247" Type="http://schemas.openxmlformats.org/officeDocument/2006/relationships/hyperlink" Target="https://docs.microsoft.com/en-us/azure/mysql/howto-configure-sign-in-azure-ad-authentication" TargetMode="External"/><Relationship Id="rId107" Type="http://schemas.openxmlformats.org/officeDocument/2006/relationships/hyperlink" Target="https://docs.microsoft.com/azure/mysql/howto-create-users?tabs=flexible-server" TargetMode="External"/><Relationship Id="rId268" Type="http://schemas.openxmlformats.org/officeDocument/2006/relationships/hyperlink" Target="https://techcommunity.microsoft.com/t5/azure-database-for-mysql/upgrade-from-basic-to-general-purpose-or-memory-optimized-tiers/ba-p/830404" TargetMode="External"/><Relationship Id="rId289" Type="http://schemas.openxmlformats.org/officeDocument/2006/relationships/fontTable" Target="fontTable.xml"/><Relationship Id="rId11" Type="http://schemas.openxmlformats.org/officeDocument/2006/relationships/hyperlink" Target="https://docs.microsoft.com/en-us/learn/modules/deploy-mariadb-mysql-postgresql-azure/2-describe-open-source-offerings" TargetMode="External"/><Relationship Id="rId32" Type="http://schemas.openxmlformats.org/officeDocument/2006/relationships/hyperlink" Target="https://docs.microsoft.com/azure/azure-resource-manager/management/lock-resources?tabs=json" TargetMode="External"/><Relationship Id="rId53" Type="http://schemas.openxmlformats.org/officeDocument/2006/relationships/hyperlink" Target="https://docs.microsoft.com/azure/azure-resource-manager/management/azure-subscription-service-limits" TargetMode="External"/><Relationship Id="rId74" Type="http://schemas.openxmlformats.org/officeDocument/2006/relationships/hyperlink" Target="https://docs.microsoft.com/azure/developer/java/toolkit-for-eclipse/create-hello-world-web-app" TargetMode="External"/><Relationship Id="rId128" Type="http://schemas.openxmlformats.org/officeDocument/2006/relationships/image" Target="media/image18.png"/><Relationship Id="rId149" Type="http://schemas.openxmlformats.org/officeDocument/2006/relationships/hyperlink" Target="https://docs.microsoft.com/azure/vpn-gateway/vpn-gateway-about-vpngateways" TargetMode="External"/><Relationship Id="rId5" Type="http://schemas.openxmlformats.org/officeDocument/2006/relationships/webSettings" Target="webSettings.xml"/><Relationship Id="rId95" Type="http://schemas.openxmlformats.org/officeDocument/2006/relationships/hyperlink" Target="shell.azure.com" TargetMode="External"/><Relationship Id="rId160" Type="http://schemas.openxmlformats.org/officeDocument/2006/relationships/hyperlink" Target="https://docs.microsoft.com/azure/mysql/howto-manage-vnet-using-portal" TargetMode="External"/><Relationship Id="rId181" Type="http://schemas.openxmlformats.org/officeDocument/2006/relationships/image" Target="media/image23.png"/><Relationship Id="rId216" Type="http://schemas.openxmlformats.org/officeDocument/2006/relationships/hyperlink" Target="https://docs.microsoft.com/rest/api/monitor/" TargetMode="External"/><Relationship Id="rId237" Type="http://schemas.openxmlformats.org/officeDocument/2006/relationships/hyperlink" Target="https://docs.microsoft.com/en-us/azure/azure-monitor/platform/alerts-unified-log" TargetMode="External"/><Relationship Id="rId258" Type="http://schemas.openxmlformats.org/officeDocument/2006/relationships/hyperlink" Target="https://docs.microsoft.com/en-us/azure/mysql/howto-configure-ssl" TargetMode="External"/><Relationship Id="rId279" Type="http://schemas.openxmlformats.org/officeDocument/2006/relationships/hyperlink" Target="https://docs.microsoft.com/en-us/powershell/azure/install-az-ps?view=azps-6.6.0" TargetMode="External"/><Relationship Id="rId22" Type="http://schemas.openxmlformats.org/officeDocument/2006/relationships/image" Target="media/image1.png"/><Relationship Id="rId43" Type="http://schemas.openxmlformats.org/officeDocument/2006/relationships/hyperlink" Target="https://azure.microsoft.com/updates/azure-database-for-mysql-general-availability/" TargetMode="External"/><Relationship Id="rId64" Type="http://schemas.openxmlformats.org/officeDocument/2006/relationships/hyperlink" Target="https://www.php.net/manual/en/intro.pdo.php" TargetMode="External"/><Relationship Id="rId118" Type="http://schemas.openxmlformats.org/officeDocument/2006/relationships/hyperlink" Target="https://plugins.jetbrains.com/plugin/8053-azure-toolkit-for-intellij/" TargetMode="External"/><Relationship Id="rId139" Type="http://schemas.openxmlformats.org/officeDocument/2006/relationships/hyperlink" Target="https://docs.microsoft.com/azure/mysql/flexible-server/concepts-audit-logs" TargetMode="External"/><Relationship Id="rId290" Type="http://schemas.microsoft.com/office/2011/relationships/people" Target="people.xml"/><Relationship Id="rId85" Type="http://schemas.openxmlformats.org/officeDocument/2006/relationships/hyperlink" Target="https://docs.djangoproject.com/en/3.2/ref/databases/" TargetMode="External"/><Relationship Id="rId150" Type="http://schemas.openxmlformats.org/officeDocument/2006/relationships/hyperlink" Target="https://docs.microsoft.com/azure/expressroute/expressroute-introduction" TargetMode="External"/><Relationship Id="rId171" Type="http://schemas.openxmlformats.org/officeDocument/2006/relationships/hyperlink" Target="https://docs.microsoft.com/en-us/azure/mysql/flexible-server/concepts-server-parameters" TargetMode="External"/><Relationship Id="rId192" Type="http://schemas.openxmlformats.org/officeDocument/2006/relationships/hyperlink" Target="https://docs.microsoft.com/azure/mysql/howto-restore-server-powershell" TargetMode="External"/><Relationship Id="rId206" Type="http://schemas.openxmlformats.org/officeDocument/2006/relationships/hyperlink" Target="https://docs.microsoft.com/azure/mysql/flexible-server/concepts-monitoring" TargetMode="External"/><Relationship Id="rId227" Type="http://schemas.openxmlformats.org/officeDocument/2006/relationships/hyperlink" Target="https://docs.microsoft.com/azure/mysql/flexible-server/concepts-audit-logs" TargetMode="External"/><Relationship Id="rId248" Type="http://schemas.openxmlformats.org/officeDocument/2006/relationships/hyperlink" Target="https://docs.microsoft.com/en-us/azure/active-directory/identity-protection/overview-identity-protection" TargetMode="External"/><Relationship Id="rId269" Type="http://schemas.openxmlformats.org/officeDocument/2006/relationships/hyperlink" Target="https://techcommunity.microsoft.com/t5/azure-database-for-mysql/upgrade-from-basic-to-general-purpose-or-memory-optimized-tiers/ba-p/830404" TargetMode="External"/><Relationship Id="rId12" Type="http://schemas.openxmlformats.org/officeDocument/2006/relationships/comments" Target="comments.xml"/><Relationship Id="rId33" Type="http://schemas.openxmlformats.org/officeDocument/2006/relationships/hyperlink" Target="https://azure.microsoft.com/support/plans/" TargetMode="External"/><Relationship Id="rId108" Type="http://schemas.openxmlformats.org/officeDocument/2006/relationships/hyperlink" Target="03_05_Provision_MySQL_Flexible_Server.md" TargetMode="External"/><Relationship Id="rId129" Type="http://schemas.openxmlformats.org/officeDocument/2006/relationships/image" Target="media/image19.png"/><Relationship Id="rId280" Type="http://schemas.openxmlformats.org/officeDocument/2006/relationships/hyperlink" Target="https://github.com/PowerShell/PowerShell" TargetMode="External"/><Relationship Id="rId54" Type="http://schemas.openxmlformats.org/officeDocument/2006/relationships/hyperlink" Target="../02_IntroToMySQL/02_02_Introduction_to_Azure.md" TargetMode="External"/><Relationship Id="rId75" Type="http://schemas.openxmlformats.org/officeDocument/2006/relationships/hyperlink" Target="../04_EndToEndDev/04_End_To_End_Development.md" TargetMode="External"/><Relationship Id="rId96" Type="http://schemas.openxmlformats.org/officeDocument/2006/relationships/image" Target="media/image8.png"/><Relationship Id="rId140" Type="http://schemas.openxmlformats.org/officeDocument/2006/relationships/hyperlink" Target="https://docs.microsoft.com/azure/azure-functions/functions-overview" TargetMode="External"/><Relationship Id="rId161" Type="http://schemas.openxmlformats.org/officeDocument/2006/relationships/hyperlink" Target="https://docs.microsoft.com/azure/mysql/howto-manage-vnet-using-cli" TargetMode="External"/><Relationship Id="rId182" Type="http://schemas.openxmlformats.org/officeDocument/2006/relationships/image" Target="media/image24.png"/><Relationship Id="rId217"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hyperlink" Target="https://docs.microsoft.com/en-us/azure/mysql/concepts-server-parameters" TargetMode="External"/><Relationship Id="rId259" Type="http://schemas.openxmlformats.org/officeDocument/2006/relationships/hyperlink" Target="https://docs.microsoft.com/en-us/azure/mysql/concepts-firewall-rules" TargetMode="External"/><Relationship Id="rId23" Type="http://schemas.openxmlformats.org/officeDocument/2006/relationships/hyperlink" Target="https://azure.microsoft.com/free/search/" TargetMode="External"/><Relationship Id="rId119" Type="http://schemas.openxmlformats.org/officeDocument/2006/relationships/hyperlink" Target="https://docs.microsoft.com/azure/developer/java/toolkit-for-intellij/sign-in-instructions" TargetMode="External"/><Relationship Id="rId270" Type="http://schemas.openxmlformats.org/officeDocument/2006/relationships/hyperlink" Target="03_BCDR.md" TargetMode="External"/><Relationship Id="rId291" Type="http://schemas.openxmlformats.org/officeDocument/2006/relationships/theme" Target="theme/theme1.xml"/><Relationship Id="rId44" Type="http://schemas.openxmlformats.org/officeDocument/2006/relationships/hyperlink" Target="https://docs.microsoft.com/learn/modules/choose-azure-services-sla-lifecycle/" TargetMode="External"/><Relationship Id="rId65" Type="http://schemas.openxmlformats.org/officeDocument/2006/relationships/hyperlink" Target="https://www.php.net/manual/en/ref.pdo-mysql.php" TargetMode="External"/><Relationship Id="rId86" Type="http://schemas.openxmlformats.org/officeDocument/2006/relationships/hyperlink" Target="https://docs.microsoft.com/azure/mysql/concepts-compatibility" TargetMode="External"/><Relationship Id="rId130" Type="http://schemas.openxmlformats.org/officeDocument/2006/relationships/image" Target="media/image20.png"/><Relationship Id="rId151" Type="http://schemas.openxmlformats.org/officeDocument/2006/relationships/hyperlink" Target="https://docs.microsoft.com/learn/modules/introduction-to-azure-virtual-networks/" TargetMode="External"/><Relationship Id="rId172" Type="http://schemas.openxmlformats.org/officeDocument/2006/relationships/hyperlink" Target="https://dev.mysql.com/doc/refman/8.0/en/innodb-parameters.html" TargetMode="External"/><Relationship Id="rId193" Type="http://schemas.openxmlformats.org/officeDocument/2006/relationships/hyperlink" Target="https://techcommunity.microsoft.com/t5/azure-database-for-mysql-blog/load-balance-read-replicas-using-proxysql-in-azure-database-for/ba-p/880042" TargetMode="External"/><Relationship Id="rId207" Type="http://schemas.openxmlformats.org/officeDocument/2006/relationships/hyperlink" Target="https://docs.microsoft.com/azure/mysql/concepts-monitoring" TargetMode="External"/><Relationship Id="rId228" Type="http://schemas.openxmlformats.org/officeDocument/2006/relationships/hyperlink" Target="https://docs.microsoft.com/azure/mysql/migrate/mysql-on-premises-azure-db/01-mysql-migration-guide-intro" TargetMode="External"/><Relationship Id="rId249" Type="http://schemas.openxmlformats.org/officeDocument/2006/relationships/hyperlink" Target="https://docs.microsoft.com/en-us/azure/mysql/howto-configure-sign-in-azure-ad-authentication" TargetMode="External"/><Relationship Id="rId13" Type="http://schemas.microsoft.com/office/2011/relationships/commentsExtended" Target="commentsExtended.xml"/><Relationship Id="rId109" Type="http://schemas.openxmlformats.org/officeDocument/2006/relationships/hyperlink" Target="https://windows.php.net/download/" TargetMode="External"/><Relationship Id="rId260" Type="http://schemas.openxmlformats.org/officeDocument/2006/relationships/hyperlink" Target="https://docs.microsoft.com/en-us/azure/mysql/howto-deny-public-network-access" TargetMode="External"/><Relationship Id="rId281" Type="http://schemas.openxmlformats.org/officeDocument/2006/relationships/hyperlink" Target="../Artifacts/template-secure.json" TargetMode="External"/><Relationship Id="rId34" Type="http://schemas.openxmlformats.org/officeDocument/2006/relationships/hyperlink" Target="https://stackoverflow.com/questions/tagged/azure" TargetMode="External"/><Relationship Id="rId50" Type="http://schemas.openxmlformats.org/officeDocument/2006/relationships/hyperlink" Target="https://docs.microsoft.com/azure/mysql/flexible-server/concepts-limitations" TargetMode="External"/><Relationship Id="rId55" Type="http://schemas.openxmlformats.org/officeDocument/2006/relationships/hyperlink" Target="https://docs.microsoft.com/azure/mysql/concepts-azure-ad-authentication" TargetMode="External"/><Relationship Id="rId76" Type="http://schemas.openxmlformats.org/officeDocument/2006/relationships/hyperlink" Target="https://maven.apache.org/guides/getting-started/index.html" TargetMode="External"/><Relationship Id="rId97" Type="http://schemas.openxmlformats.org/officeDocument/2006/relationships/hyperlink" Target="https://docs.microsoft.com/azure/mysql/flexible-server/quickstart-create-arm-template" TargetMode="External"/><Relationship Id="rId104" Type="http://schemas.openxmlformats.org/officeDocument/2006/relationships/hyperlink" Target="./03_05_Provision_MySQL_Flexible_Server.md" TargetMode="External"/><Relationship Id="rId120" Type="http://schemas.openxmlformats.org/officeDocument/2006/relationships/image" Target="media/image11.png"/><Relationship Id="rId125" Type="http://schemas.openxmlformats.org/officeDocument/2006/relationships/image" Target="media/image15.png"/><Relationship Id="rId141" Type="http://schemas.openxmlformats.org/officeDocument/2006/relationships/hyperlink" Target="https://docs.microsoft.com/azure/mysql/howto-manage-firewall-using-portal" TargetMode="External"/><Relationship Id="rId146" Type="http://schemas.openxmlformats.org/officeDocument/2006/relationships/hyperlink" Target="https://docs.microsoft.com/azure/templates/microsoft.dbformysql/flexibleservers/firewallrules?tabs=json" TargetMode="External"/><Relationship Id="rId167" Type="http://schemas.openxmlformats.org/officeDocument/2006/relationships/hyperlink" Target="https://docs.microsoft.com/azure/cloud-adoption-framework/migrate/azure-best-practices/migrate-best-practices-networking" TargetMode="External"/><Relationship Id="rId188" Type="http://schemas.openxmlformats.org/officeDocument/2006/relationships/hyperlink" Target="https://docs.microsoft.com/azure/mysql/flexible-server/how-to-restore-server-portal" TargetMode="External"/><Relationship Id="rId7" Type="http://schemas.openxmlformats.org/officeDocument/2006/relationships/endnotes" Target="endnotes.xml"/><Relationship Id="rId71" Type="http://schemas.openxmlformats.org/officeDocument/2006/relationships/hyperlink" Target="https://www.baeldung.com/the-persistence-layer-with-spring-data-jpa" TargetMode="External"/><Relationship Id="rId92" Type="http://schemas.openxmlformats.org/officeDocument/2006/relationships/hyperlink" Target="https://docs.microsoft.com/azure/mysql/flexible-server/quickstart-create-server-cli" TargetMode="External"/><Relationship Id="rId162" Type="http://schemas.openxmlformats.org/officeDocument/2006/relationships/hyperlink" Target="https://docs.microsoft.com/azure/mysql/howto-configure-privatelink-portal" TargetMode="External"/><Relationship Id="rId183" Type="http://schemas.openxmlformats.org/officeDocument/2006/relationships/image" Target="media/image25.png"/><Relationship Id="rId213" Type="http://schemas.openxmlformats.org/officeDocument/2006/relationships/hyperlink" Target="https://docs.microsoft.com/azure/mysql/flexible-server/how-to-alert-on-metric" TargetMode="External"/><Relationship Id="rId218" Type="http://schemas.openxmlformats.org/officeDocument/2006/relationships/image" Target="media/image29.png"/><Relationship Id="rId234" Type="http://schemas.openxmlformats.org/officeDocument/2006/relationships/hyperlink" Target="https://docs.microsoft.com/en-us/azure/data-explorer/kusto/query/" TargetMode="External"/><Relationship Id="rId239" Type="http://schemas.openxmlformats.org/officeDocument/2006/relationships/hyperlink" Target="https://docs.microsoft.com/en-us/azure/mysql/tutorial-design-database-using-powershell" TargetMode="External"/><Relationship Id="rId2" Type="http://schemas.openxmlformats.org/officeDocument/2006/relationships/numbering" Target="numbering.xml"/><Relationship Id="rId29" Type="http://schemas.openxmlformats.org/officeDocument/2006/relationships/image" Target="media/image4.png"/><Relationship Id="rId250" Type="http://schemas.openxmlformats.org/officeDocument/2006/relationships/hyperlink" Target="https://docs.microsoft.com/en-us/azure/mysql/concepts-data-access-and-security-threat-protection" TargetMode="External"/><Relationship Id="rId255" Type="http://schemas.openxmlformats.org/officeDocument/2006/relationships/hyperlink" Target="https://docs.microsoft.com/en-us/azure/mysql/concepts-data-encryption-mysql" TargetMode="External"/><Relationship Id="rId271" Type="http://schemas.openxmlformats.org/officeDocument/2006/relationships/hyperlink" Target="https://docs.microsoft.com/en-us/azure/mysql/concepts-backup" TargetMode="External"/><Relationship Id="rId276" Type="http://schemas.openxmlformats.org/officeDocument/2006/relationships/hyperlink" Target="https://docs.microsoft.com/en-us/azure/load-balancer/load-balancer-overview" TargetMode="External"/><Relationship Id="rId24" Type="http://schemas.openxmlformats.org/officeDocument/2006/relationships/hyperlink" Target="https://azure.microsoft.com/services/mysql/" TargetMode="External"/><Relationship Id="rId40" Type="http://schemas.openxmlformats.org/officeDocument/2006/relationships/image" Target="media/image6.png"/><Relationship Id="rId45" Type="http://schemas.openxmlformats.org/officeDocument/2006/relationships/image" Target="media/image7.png"/><Relationship Id="rId66" Type="http://schemas.openxmlformats.org/officeDocument/2006/relationships/hyperlink" Target="./03_Connect_Query_Java_IntelliJ.md" TargetMode="External"/><Relationship Id="rId87" Type="http://schemas.openxmlformats.org/officeDocument/2006/relationships/hyperlink" Target="https://github.com/mysql/mysql-connector-net" TargetMode="External"/><Relationship Id="rId110" Type="http://schemas.openxmlformats.org/officeDocument/2006/relationships/hyperlink" Target="https://dl.cacerts.digicert.com/DigiCertGlobalRootCA.crt.pem" TargetMode="External"/><Relationship Id="rId115" Type="http://schemas.openxmlformats.org/officeDocument/2006/relationships/hyperlink" Target="https://dl.cacerts.digicert.com/DigiCertGlobalRootCA.crt.pem" TargetMode="External"/><Relationship Id="rId131" Type="http://schemas.openxmlformats.org/officeDocument/2006/relationships/hyperlink" Target="https://docs.microsoft.com/azure/mysql/concepts-data-encryption-mysql" TargetMode="External"/><Relationship Id="rId136" Type="http://schemas.openxmlformats.org/officeDocument/2006/relationships/hyperlink" Target="https://docs.microsoft.com/azure/defender-for-cloud/defender-for-databases-introduction" TargetMode="External"/><Relationship Id="rId157" Type="http://schemas.openxmlformats.org/officeDocument/2006/relationships/hyperlink" Target="https://docs.microsoft.com/azure/mysql/flexible-server/how-to-manage-virtual-network-cli" TargetMode="External"/><Relationship Id="rId178" Type="http://schemas.openxmlformats.org/officeDocument/2006/relationships/hyperlink" Target="https://docs.microsoft.com/azure/mysql/howto-configure-server-parameters-using-powershell" TargetMode="External"/><Relationship Id="rId61" Type="http://schemas.openxmlformats.org/officeDocument/2006/relationships/hyperlink" Target="https://marketplace.visualstudio.com/items?itemName=formulahendry.vscode-mysql" TargetMode="External"/><Relationship Id="rId82" Type="http://schemas.openxmlformats.org/officeDocument/2006/relationships/hyperlink" Target="https://dev.mysql.com/doc/connector-python/en/connector-python-introduction.html" TargetMode="External"/><Relationship Id="rId152" Type="http://schemas.openxmlformats.org/officeDocument/2006/relationships/hyperlink" Target="https://docs.microsoft.com/azure/virtual-network/quick-create-portal" TargetMode="External"/><Relationship Id="rId173" Type="http://schemas.openxmlformats.org/officeDocument/2006/relationships/hyperlink" Target="https://docs.microsoft.com/azure/mysql/concepts-server-parameters" TargetMode="External"/><Relationship Id="rId194" Type="http://schemas.openxmlformats.org/officeDocument/2006/relationships/hyperlink" Target="https://techcommunity.microsoft.com/t5/azure-database-for-mysql-blog/deploy-proxysql-as-a-service-on-kubernetes-using-azure-database/ba-p/1105959" TargetMode="External"/><Relationship Id="rId199" Type="http://schemas.openxmlformats.org/officeDocument/2006/relationships/hyperlink" Target="https://docs.microsoft.com/azure/mysql/howto-read-replicas-cli" TargetMode="External"/><Relationship Id="rId203" Type="http://schemas.openxmlformats.org/officeDocument/2006/relationships/hyperlink" Target="https://docs.microsoft.com/azure/mysql/flexible-server/how-to-maintenance-portal" TargetMode="External"/><Relationship Id="rId208" Type="http://schemas.openxmlformats.org/officeDocument/2006/relationships/hyperlink" Target="https://azure.microsoft.com/blog/best-practices-for-alerting-on-metrics-with-azure-database-for-mysql-monitoring/" TargetMode="External"/><Relationship Id="rId229" Type="http://schemas.openxmlformats.org/officeDocument/2006/relationships/hyperlink" Target="https://docs.microsoft.com/en-us/azure/azure-monitor/overview" TargetMode="External"/><Relationship Id="rId19" Type="http://schemas.openxmlformats.org/officeDocument/2006/relationships/hyperlink" Target="https://azure.microsoft.com/resources/the-revenue-and-growth-opportunities-for-microsoft-azure-partners/" TargetMode="External"/><Relationship Id="rId224" Type="http://schemas.openxmlformats.org/officeDocument/2006/relationships/hyperlink" Target="https://docs.microsoft.com/azure/azure-monitor/logs/data-platform-logs" TargetMode="External"/><Relationship Id="rId240" Type="http://schemas.openxmlformats.org/officeDocument/2006/relationships/hyperlink" Target="https://docs.microsoft.com/en-us/azure/mysql/howto-restore-server-powershell" TargetMode="External"/><Relationship Id="rId245" Type="http://schemas.openxmlformats.org/officeDocument/2006/relationships/hyperlink" Target="https://docs.microsoft.com/en-us/azure/mysql/concepts-monitoring" TargetMode="External"/><Relationship Id="rId261" Type="http://schemas.openxmlformats.org/officeDocument/2006/relationships/hyperlink" Target="https://docs.microsoft.com/en-us/azure/virtual-network/virtual-network-peering-overview" TargetMode="External"/><Relationship Id="rId266" Type="http://schemas.openxmlformats.org/officeDocument/2006/relationships/hyperlink" Target="https://docs.microsoft.com/en-us/azure/mysql/concepts-monitoring" TargetMode="External"/><Relationship Id="rId287" Type="http://schemas.openxmlformats.org/officeDocument/2006/relationships/hyperlink" Target="./../Misc/01_PushImagesToAcr.md" TargetMode="External"/><Relationship Id="rId14" Type="http://schemas.microsoft.com/office/2016/09/relationships/commentsIds" Target="commentsIds.xml"/><Relationship Id="rId30" Type="http://schemas.openxmlformats.org/officeDocument/2006/relationships/image" Target="media/image5.png"/><Relationship Id="rId35" Type="http://schemas.openxmlformats.org/officeDocument/2006/relationships/hyperlink" Target="https://twitter.com/azure" TargetMode="External"/><Relationship Id="rId56" Type="http://schemas.openxmlformats.org/officeDocument/2006/relationships/hyperlink" Target="shell.azure.com" TargetMode="External"/><Relationship Id="rId77" Type="http://schemas.openxmlformats.org/officeDocument/2006/relationships/hyperlink" Target="https://docs.microsoft.com/learn/modules/publish-web-app-with-maven-plugin-for-azure-app-service/" TargetMode="External"/><Relationship Id="rId100" Type="http://schemas.openxmlformats.org/officeDocument/2006/relationships/hyperlink" Target="https://dev.mysql.com/downloads/workbench/" TargetMode="External"/><Relationship Id="rId105" Type="http://schemas.openxmlformats.org/officeDocument/2006/relationships/hyperlink" Target="https://docs.microsoft.com/azure/mysql/flexible-server/connect-azure-cli" TargetMode="External"/><Relationship Id="rId126" Type="http://schemas.openxmlformats.org/officeDocument/2006/relationships/image" Target="media/image16.png"/><Relationship Id="rId147" Type="http://schemas.openxmlformats.org/officeDocument/2006/relationships/hyperlink" Target="https://datatracker.ietf.org/doc/html/rfc1918" TargetMode="External"/><Relationship Id="rId168" Type="http://schemas.openxmlformats.org/officeDocument/2006/relationships/hyperlink" Target="https://docs.microsoft.com/azure/mysql/flexible-server/concepts-server-parameters" TargetMode="External"/><Relationship Id="rId282" Type="http://schemas.openxmlformats.org/officeDocument/2006/relationships/hyperlink" Target="../Artifacts/template-secure.parameters.json" TargetMode="External"/><Relationship Id="rId8" Type="http://schemas.openxmlformats.org/officeDocument/2006/relationships/hyperlink" Target="https://dev.mysql.com/doc/refman/8.0/en/features.html" TargetMode="External"/><Relationship Id="rId51" Type="http://schemas.openxmlformats.org/officeDocument/2006/relationships/hyperlink" Target="../02_IntroToMySQL/02_01_Why_Move_To_Azure.md" TargetMode="External"/><Relationship Id="rId72" Type="http://schemas.openxmlformats.org/officeDocument/2006/relationships/hyperlink" Target="https://hibernate.org/orm/" TargetMode="External"/><Relationship Id="rId93" Type="http://schemas.openxmlformats.org/officeDocument/2006/relationships/hyperlink" Target="https://docs.microsoft.com/cli/azure/mysql/flexible-server?view=azure-cli-latest" TargetMode="External"/><Relationship Id="rId98" Type="http://schemas.openxmlformats.org/officeDocument/2006/relationships/hyperlink" Target="mysql-flexible-server-template.json" TargetMode="External"/><Relationship Id="rId121" Type="http://schemas.openxmlformats.org/officeDocument/2006/relationships/hyperlink" Target="https://github.com/spring-guides/gs-accessing-data-mysql" TargetMode="External"/><Relationship Id="rId142" Type="http://schemas.openxmlformats.org/officeDocument/2006/relationships/hyperlink" Target="https://docs.microsoft.com/azure/mysql/howto-manage-firewall-using-cli" TargetMode="External"/><Relationship Id="rId163" Type="http://schemas.openxmlformats.org/officeDocument/2006/relationships/hyperlink" Target="https://docs.microsoft.com/azure/mysql/howto-configure-privatelink-cli" TargetMode="External"/><Relationship Id="rId184" Type="http://schemas.openxmlformats.org/officeDocument/2006/relationships/hyperlink" Target="https://docs.microsoft.com/azure/mysql/flexible-server/concepts-high-availability" TargetMode="External"/><Relationship Id="rId189" Type="http://schemas.openxmlformats.org/officeDocument/2006/relationships/hyperlink" Target="https://docs.microsoft.com/azure/mysql/flexible-server/how-to-restore-server-cli" TargetMode="External"/><Relationship Id="rId219" Type="http://schemas.openxmlformats.org/officeDocument/2006/relationships/hyperlink" Target="https://docs.microsoft.com/azure/mysql/flexible-server/concepts-audit-logs" TargetMode="External"/><Relationship Id="rId3" Type="http://schemas.openxmlformats.org/officeDocument/2006/relationships/styles" Target="styles.xml"/><Relationship Id="rId214" Type="http://schemas.openxmlformats.org/officeDocument/2006/relationships/hyperlink" Target="https://docs.microsoft.com/azure/azure-monitor/essentials/tutorial-metrics" TargetMode="External"/><Relationship Id="rId230" Type="http://schemas.openxmlformats.org/officeDocument/2006/relationships/hyperlink" Target="https://docs.microsoft.com/en-us/azure/azure-monitor/platform/design-logs-deployment" TargetMode="External"/><Relationship Id="rId235" Type="http://schemas.openxmlformats.org/officeDocument/2006/relationships/hyperlink" Target="https://docs.microsoft.com/en-us/azure/data-explorer/kusto/query/sqlcheatsheet" TargetMode="External"/><Relationship Id="rId251" Type="http://schemas.openxmlformats.org/officeDocument/2006/relationships/hyperlink" Target="https://docs.microsoft.com/en-us/azure/mysql/concepts-audit-logs" TargetMode="External"/><Relationship Id="rId256" Type="http://schemas.openxmlformats.org/officeDocument/2006/relationships/hyperlink" Target="https://docs.microsoft.com/en-us/azure/key-vault/general/basic-concepts" TargetMode="External"/><Relationship Id="rId277" Type="http://schemas.openxmlformats.org/officeDocument/2006/relationships/hyperlink" Target="https://docs.microsoft.com/en-us/azure/application-gateway/overview" TargetMode="External"/><Relationship Id="rId25" Type="http://schemas.openxmlformats.org/officeDocument/2006/relationships/hyperlink" Target="https://docs.microsoft.com/learn/modules/intro-to-azure-fundamentals/" TargetMode="External"/><Relationship Id="rId46" Type="http://schemas.openxmlformats.org/officeDocument/2006/relationships/hyperlink" Target="https://docs.microsoft.com/shows/data-exposed/top-3-reasons-to-consider-azure-database-for-mysql-flexible-server/" TargetMode="External"/><Relationship Id="rId67" Type="http://schemas.openxmlformats.org/officeDocument/2006/relationships/hyperlink" Target="https://docs.microsoft.com/azure/mysql/concepts-compatibility" TargetMode="External"/><Relationship Id="rId116" Type="http://schemas.openxmlformats.org/officeDocument/2006/relationships/hyperlink" Target="03_06_Query_MySQL_Workbench.md" TargetMode="External"/><Relationship Id="rId137" Type="http://schemas.openxmlformats.org/officeDocument/2006/relationships/hyperlink" Target="https://docs.microsoft.com/azure/defender-for-cloud/defender-for-databases-usage" TargetMode="External"/><Relationship Id="rId158" Type="http://schemas.openxmlformats.org/officeDocument/2006/relationships/image" Target="media/image21.png"/><Relationship Id="rId272" Type="http://schemas.openxmlformats.org/officeDocument/2006/relationships/hyperlink" Target="https://docs.microsoft.com/en-us/azure/mysql/concepts-pricing-tiers" TargetMode="External"/><Relationship Id="rId20" Type="http://schemas.openxmlformats.org/officeDocument/2006/relationships/hyperlink" Target="https://partner.microsoft.com/marketing/azure-isv-technology-partners" TargetMode="External"/><Relationship Id="rId41" Type="http://schemas.openxmlformats.org/officeDocument/2006/relationships/hyperlink" Target="https://docs.microsoft.com/azure/mysql/select-right-deployment-type" TargetMode="External"/><Relationship Id="rId62" Type="http://schemas.openxmlformats.org/officeDocument/2006/relationships/hyperlink" Target="./03_Connect_Query_PHP.md" TargetMode="External"/><Relationship Id="rId83" Type="http://schemas.openxmlformats.org/officeDocument/2006/relationships/hyperlink" Target="https://pymysql.readthedocs.io/en/latest/user/examples.html" TargetMode="External"/><Relationship Id="rId88" Type="http://schemas.openxmlformats.org/officeDocument/2006/relationships/hyperlink" Target="https://dev.mysql.com/doc/connector-net/en/connector-net-entityframework-core.html" TargetMode="External"/><Relationship Id="rId111" Type="http://schemas.openxmlformats.org/officeDocument/2006/relationships/hyperlink" Target="https://docs.microsoft.com/azure/mysql/flexible-server/connect-php" TargetMode="External"/><Relationship Id="rId132" Type="http://schemas.openxmlformats.org/officeDocument/2006/relationships/hyperlink" Target="https://docs.microsoft.com/azure/mysql/concepts-ssl-connection-security" TargetMode="External"/><Relationship Id="rId153" Type="http://schemas.openxmlformats.org/officeDocument/2006/relationships/hyperlink" Target="https://docs.microsoft.com/azure/virtual-network/quick-create-powershell" TargetMode="External"/><Relationship Id="rId174" Type="http://schemas.openxmlformats.org/officeDocument/2006/relationships/hyperlink" Target="https://docs.microsoft.com/azure/mysql/flexible-server/how-to-configure-server-parameters-portal" TargetMode="External"/><Relationship Id="rId179" Type="http://schemas.openxmlformats.org/officeDocument/2006/relationships/hyperlink" Target="https://techcommunity.microsoft.com/t5/azure-database-for-mysql-blog/achieve-up-to-a-50-performance-boost-in-azure-database-for-mysql/ba-p/2909691" TargetMode="External"/><Relationship Id="rId195" Type="http://schemas.openxmlformats.org/officeDocument/2006/relationships/image" Target="media/image27.png"/><Relationship Id="rId209" Type="http://schemas.openxmlformats.org/officeDocument/2006/relationships/hyperlink" Target="https://docs.microsoft.com/azure/mysql/flexible-server/concepts-compute-storage" TargetMode="External"/><Relationship Id="rId190" Type="http://schemas.openxmlformats.org/officeDocument/2006/relationships/hyperlink" Target="https://docs.microsoft.com/azure/mysql/howto-restore-server-portal" TargetMode="External"/><Relationship Id="rId204" Type="http://schemas.openxmlformats.org/officeDocument/2006/relationships/hyperlink" Target="https://docs.microsoft.com/azure/service-health/service-notifications" TargetMode="External"/><Relationship Id="rId220" Type="http://schemas.openxmlformats.org/officeDocument/2006/relationships/hyperlink" Target="https://docs.microsoft.com/azure/mysql/flexible-server/tutorial-configure-audit" TargetMode="External"/><Relationship Id="rId225" Type="http://schemas.openxmlformats.org/officeDocument/2006/relationships/image" Target="media/image30.png"/><Relationship Id="rId241" Type="http://schemas.openxmlformats.org/officeDocument/2006/relationships/hyperlink" Target="https://docs.microsoft.com/en-us/azure/mysql/howto-configure-server-parameters-using-powershell" TargetMode="External"/><Relationship Id="rId246" Type="http://schemas.openxmlformats.org/officeDocument/2006/relationships/hyperlink" Target="https://docs.microsoft.com/en-us/azure/mysql/concepts-azure-ad-authentication" TargetMode="External"/><Relationship Id="rId267" Type="http://schemas.openxmlformats.org/officeDocument/2006/relationships/hyperlink" Target="https://docs.microsoft.com/en-us/azure/mysql/concepts-query-performance-insight" TargetMode="External"/><Relationship Id="rId288" Type="http://schemas.openxmlformats.org/officeDocument/2006/relationships/hyperlink" Target="./../Misc/01_PushImagesToAcr.md" TargetMode="External"/><Relationship Id="rId15" Type="http://schemas.microsoft.com/office/2018/08/relationships/commentsExtensible" Target="commentsExtensible.xml"/><Relationship Id="rId36" Type="http://schemas.openxmlformats.org/officeDocument/2006/relationships/hyperlink" Target="https://docs.microsoft.com/learn/certifications/browse/?products=azure" TargetMode="External"/><Relationship Id="rId57" Type="http://schemas.openxmlformats.org/officeDocument/2006/relationships/hyperlink" Target="https://docs.microsoft.com/cli/azure/install-azure-cli" TargetMode="External"/><Relationship Id="rId106" Type="http://schemas.openxmlformats.org/officeDocument/2006/relationships/image" Target="media/image10.png"/><Relationship Id="rId127" Type="http://schemas.openxmlformats.org/officeDocument/2006/relationships/image" Target="media/image17.png"/><Relationship Id="rId262" Type="http://schemas.openxmlformats.org/officeDocument/2006/relationships/hyperlink" Target="https://docs.microsoft.com/en-us/azure/mysql/concepts-data-access-security-private-link" TargetMode="External"/><Relationship Id="rId283" Type="http://schemas.openxmlformats.org/officeDocument/2006/relationships/hyperlink" Target="../Artifacts/template.json" TargetMode="External"/><Relationship Id="rId10" Type="http://schemas.openxmlformats.org/officeDocument/2006/relationships/hyperlink" Target="https://www.drupal.org/" TargetMode="External"/><Relationship Id="rId31" Type="http://schemas.openxmlformats.org/officeDocument/2006/relationships/hyperlink" Target="https://docs.microsoft.com/azure/azure-resource-manager/management/tag-resources?tabs=json" TargetMode="External"/><Relationship Id="rId52" Type="http://schemas.openxmlformats.org/officeDocument/2006/relationships/hyperlink" Target="../02_IntroToMySQL/02_02_Introduction_to_Azure.md" TargetMode="External"/><Relationship Id="rId73" Type="http://schemas.openxmlformats.org/officeDocument/2006/relationships/hyperlink" Target="https://docs.microsoft.com/azure/developer/java/toolkit-for-eclipse/installation" TargetMode="External"/><Relationship Id="rId78" Type="http://schemas.openxmlformats.org/officeDocument/2006/relationships/hyperlink" Target="https://docs.microsoft.com/learn/modules/azure-spring-cloud-workshop/" TargetMode="External"/><Relationship Id="rId94" Type="http://schemas.openxmlformats.org/officeDocument/2006/relationships/hyperlink" Target="https://docs.microsoft.com/cli/azure/mysql/flexible-server/db?view=azure-cli-latest" TargetMode="External"/><Relationship Id="rId99" Type="http://schemas.openxmlformats.org/officeDocument/2006/relationships/hyperlink" Target="03_05_Provision_MySQL_Flexible_Server.md" TargetMode="External"/><Relationship Id="rId101" Type="http://schemas.openxmlformats.org/officeDocument/2006/relationships/hyperlink" Target="https://docs.microsoft.com/azure/mysql/flexible-server/connect-workbench" TargetMode="External"/><Relationship Id="rId122" Type="http://schemas.openxmlformats.org/officeDocument/2006/relationships/image" Target="media/image12.png"/><Relationship Id="rId143" Type="http://schemas.openxmlformats.org/officeDocument/2006/relationships/hyperlink" Target="https://docs.microsoft.com/azure/templates/microsoft.dbformysql/servers/firewallrules?tabs=json" TargetMode="External"/><Relationship Id="rId148" Type="http://schemas.openxmlformats.org/officeDocument/2006/relationships/hyperlink" Target="../02_IntroToMySQL/02_02_Introduction_to_Azure.md" TargetMode="External"/><Relationship Id="rId164" Type="http://schemas.openxmlformats.org/officeDocument/2006/relationships/hyperlink" Target="../02_IntroToMySQL/02_03_Azure_MySQL.md" TargetMode="External"/><Relationship Id="rId169" Type="http://schemas.openxmlformats.org/officeDocument/2006/relationships/hyperlink" Target="https://dev.mysql.com/doc/refman/8.0/en/replication-options-binary-log.html" TargetMode="External"/><Relationship Id="rId18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ordpress.org/" TargetMode="External"/><Relationship Id="rId180" Type="http://schemas.openxmlformats.org/officeDocument/2006/relationships/hyperlink" Target="https://docs.microsoft.com/azure/mysql/concept-performance-best-practices" TargetMode="External"/><Relationship Id="rId210" Type="http://schemas.openxmlformats.org/officeDocument/2006/relationships/hyperlink" Target="https://docs.microsoft.com/azure/automation/automation-runbook-types" TargetMode="External"/><Relationship Id="rId215" Type="http://schemas.openxmlformats.org/officeDocument/2006/relationships/hyperlink" Target="https://docs.microsoft.com/azure/azure-monitor/essentials/rest-api-walkthrough" TargetMode="External"/><Relationship Id="rId236" Type="http://schemas.openxmlformats.org/officeDocument/2006/relationships/hyperlink" Target="https://docs.microsoft.com/en-us/azure/azure-monitor/log-query/get-started-queries" TargetMode="External"/><Relationship Id="rId257" Type="http://schemas.openxmlformats.org/officeDocument/2006/relationships/hyperlink" Target="https://docs.microsoft.com/en-us/azure/mysql/concepts-infrastructure-double-encryption" TargetMode="External"/><Relationship Id="rId278" Type="http://schemas.openxmlformats.org/officeDocument/2006/relationships/hyperlink" Target="https://github.com/solliancenet/microsoft-mysql-developer-guide.git" TargetMode="External"/><Relationship Id="rId26" Type="http://schemas.openxmlformats.org/officeDocument/2006/relationships/image" Target="media/image2.png"/><Relationship Id="rId231" Type="http://schemas.openxmlformats.org/officeDocument/2006/relationships/hyperlink" Target="https://docs.microsoft.com/en-us/azure/sentinel/overview" TargetMode="External"/><Relationship Id="rId252" Type="http://schemas.openxmlformats.org/officeDocument/2006/relationships/hyperlink" Target="https://docs.microsoft.com/en-us/azure/azure-monitor/overview" TargetMode="External"/><Relationship Id="rId273" Type="http://schemas.openxmlformats.org/officeDocument/2006/relationships/hyperlink" Target="https://docs.microsoft.com/en-us/azure/mysql/concepts-backup" TargetMode="External"/><Relationship Id="rId47" Type="http://schemas.openxmlformats.org/officeDocument/2006/relationships/hyperlink" Target="https://docs.microsoft.com/shows/data-exposed/" TargetMode="External"/><Relationship Id="rId68" Type="http://schemas.openxmlformats.org/officeDocument/2006/relationships/hyperlink" Target="https://dev.mysql.com/doc/connector-j/8.0/en/connector-j-overview.html" TargetMode="External"/><Relationship Id="rId89" Type="http://schemas.openxmlformats.org/officeDocument/2006/relationships/hyperlink" Target="https://github.com/mysql-net/MySqlConnector" TargetMode="External"/><Relationship Id="rId112" Type="http://schemas.openxmlformats.org/officeDocument/2006/relationships/hyperlink" Target="03_05_Provision_MySQL_Flexible_Server.md" TargetMode="External"/><Relationship Id="rId133" Type="http://schemas.openxmlformats.org/officeDocument/2006/relationships/hyperlink" Target="https://docs.microsoft.com/azure/mysql/flexible-server/how-to-connect-tls-ssl" TargetMode="External"/><Relationship Id="rId154" Type="http://schemas.openxmlformats.org/officeDocument/2006/relationships/hyperlink" Target="https://docs.microsoft.com/azure/virtual-network/quick-create-cli" TargetMode="External"/><Relationship Id="rId175" Type="http://schemas.openxmlformats.org/officeDocument/2006/relationships/hyperlink" Target="https://docs.microsoft.com/azure/mysql/flexible-server/how-to-configure-server-parameters-cli" TargetMode="External"/><Relationship Id="rId196" Type="http://schemas.openxmlformats.org/officeDocument/2006/relationships/hyperlink" Target="https://docs.microsoft.com/azure/mysql/flexible-server/how-to-read-replicas-portal" TargetMode="External"/><Relationship Id="rId200" Type="http://schemas.openxmlformats.org/officeDocument/2006/relationships/hyperlink" Target="https://docs.microsoft.com/azure/mysql/howto-read-replicas-powershell" TargetMode="External"/><Relationship Id="rId16" Type="http://schemas.openxmlformats.org/officeDocument/2006/relationships/hyperlink" Target="https://hub.docker.com/_/mysql" TargetMode="External"/><Relationship Id="rId221" Type="http://schemas.openxmlformats.org/officeDocument/2006/relationships/hyperlink" Target="https://docs.microsoft.com/azure/mysql/howto-configure-audit-logs-portal" TargetMode="External"/><Relationship Id="rId242" Type="http://schemas.openxmlformats.org/officeDocument/2006/relationships/hyperlink" Target="https://docs.microsoft.com/en-us/azure/mysql/howto-auto-grow-storage-powershell" TargetMode="External"/><Relationship Id="rId263" Type="http://schemas.openxmlformats.org/officeDocument/2006/relationships/hyperlink" Target="https://docs.microsoft.com/en-us/azure/mysql/concepts-data-access-and-security-vnet" TargetMode="External"/><Relationship Id="rId284" Type="http://schemas.openxmlformats.org/officeDocument/2006/relationships/hyperlink" Target="../Artifacts/template.parameters.json" TargetMode="External"/><Relationship Id="rId37" Type="http://schemas.openxmlformats.org/officeDocument/2006/relationships/hyperlink" Target="https://docs.microsoft.com/learn/" TargetMode="External"/><Relationship Id="rId58" Type="http://schemas.openxmlformats.org/officeDocument/2006/relationships/hyperlink" Target="shell.azure.com" TargetMode="External"/><Relationship Id="rId79" Type="http://schemas.openxmlformats.org/officeDocument/2006/relationships/hyperlink" Target="https://docs.microsoft.com/learn/modules/develop-azure-functions-app-with-maven-plugin/" TargetMode="External"/><Relationship Id="rId102" Type="http://schemas.openxmlformats.org/officeDocument/2006/relationships/hyperlink" Target="https://dl.cacerts.digicert.com/DigiCertGlobalRootCA.crt.pem" TargetMode="External"/><Relationship Id="rId123" Type="http://schemas.openxmlformats.org/officeDocument/2006/relationships/image" Target="media/image13.png"/><Relationship Id="rId144" Type="http://schemas.openxmlformats.org/officeDocument/2006/relationships/hyperlink" Target="https://docs.microsoft.com/azure/mysql/flexible-server/how-to-manage-firewall-portal" TargetMode="External"/><Relationship Id="rId90" Type="http://schemas.openxmlformats.org/officeDocument/2006/relationships/hyperlink" Target="https://github.com/brianmario/mysql2" TargetMode="External"/><Relationship Id="rId165" Type="http://schemas.openxmlformats.org/officeDocument/2006/relationships/hyperlink" Target="https://docs.microsoft.com/azure/architecture/reference-architectures/hybrid-networking/hub-spoke?tabs=cli" TargetMode="External"/><Relationship Id="rId186" Type="http://schemas.openxmlformats.org/officeDocument/2006/relationships/hyperlink" Target="https://azure.microsoft.com/pricing/details/mysql/flexible-server/" TargetMode="External"/><Relationship Id="rId211" Type="http://schemas.openxmlformats.org/officeDocument/2006/relationships/hyperlink" Target="https://docs.microsoft.com/cli/azure/azure-cli-reference-for-monitor" TargetMode="External"/><Relationship Id="rId232" Type="http://schemas.openxmlformats.org/officeDocument/2006/relationships/hyperlink" Target="https://docs.microsoft.com/en-us/azure/automation/automation-quickstart-create-runbook" TargetMode="External"/><Relationship Id="rId253" Type="http://schemas.openxmlformats.org/officeDocument/2006/relationships/hyperlink" Target="https://docs.microsoft.com/en-us/azure/azure-monitor/platform/design-logs-deployment" TargetMode="External"/><Relationship Id="rId274" Type="http://schemas.openxmlformats.org/officeDocument/2006/relationships/hyperlink" Target="https://docs.microsoft.com/en-us/azure/mysql/concepts-read-replicas" TargetMode="External"/><Relationship Id="rId27" Type="http://schemas.openxmlformats.org/officeDocument/2006/relationships/hyperlink" Target="https://docs.microsoft.com/learn/modules/intro-to-azure-fundamentals/tour-of-azure-services" TargetMode="External"/><Relationship Id="rId48" Type="http://schemas.openxmlformats.org/officeDocument/2006/relationships/hyperlink" Target="https://azure.microsoft.com/pricing/calculator/" TargetMode="External"/><Relationship Id="rId69" Type="http://schemas.openxmlformats.org/officeDocument/2006/relationships/hyperlink" Target="https://docs.microsoft.com/azure/mysql/connect-java" TargetMode="External"/><Relationship Id="rId113" Type="http://schemas.openxmlformats.org/officeDocument/2006/relationships/hyperlink" Target="https://www.python.org/downloads/" TargetMode="External"/><Relationship Id="rId134" Type="http://schemas.openxmlformats.org/officeDocument/2006/relationships/hyperlink" Target="./03_Network_Security.md" TargetMode="External"/><Relationship Id="rId80" Type="http://schemas.openxmlformats.org/officeDocument/2006/relationships/hyperlink" Target="./03_Connect_Query_Python.md" TargetMode="External"/><Relationship Id="rId155" Type="http://schemas.openxmlformats.org/officeDocument/2006/relationships/hyperlink" Target="https://docs.microsoft.com/azure/virtual-network/quick-create-template" TargetMode="External"/><Relationship Id="rId176" Type="http://schemas.openxmlformats.org/officeDocument/2006/relationships/hyperlink" Target="https://docs.microsoft.com/azure/mysql/howto-server-parameters" TargetMode="External"/><Relationship Id="rId197" Type="http://schemas.openxmlformats.org/officeDocument/2006/relationships/hyperlink" Target="https://docs.microsoft.com/azure/mysql/flexible-server/how-to-read-replicas-cli" TargetMode="External"/><Relationship Id="rId201" Type="http://schemas.openxmlformats.org/officeDocument/2006/relationships/hyperlink" Target="https://azure.microsoft.com/global-infrastructure/data-residency/" TargetMode="External"/><Relationship Id="rId222" Type="http://schemas.openxmlformats.org/officeDocument/2006/relationships/hyperlink" Target="https://docs.microsoft.com/azure/mysql/howto-configure-audit-logs-cli" TargetMode="External"/><Relationship Id="rId243" Type="http://schemas.openxmlformats.org/officeDocument/2006/relationships/hyperlink" Target="https://docs.microsoft.com/en-us/azure/mysql/howto-read-replicas-powershell" TargetMode="External"/><Relationship Id="rId264" Type="http://schemas.openxmlformats.org/officeDocument/2006/relationships/hyperlink" Target="https://docs.microsoft.com/en-us/azure/mysql/security-baseline" TargetMode="External"/><Relationship Id="rId285" Type="http://schemas.openxmlformats.org/officeDocument/2006/relationships/hyperlink" Target="./../Misc/01_PushImagesToAcr.md" TargetMode="External"/><Relationship Id="rId17" Type="http://schemas.openxmlformats.org/officeDocument/2006/relationships/hyperlink" Target="https://aws.amazon.com/rds/mysql/" TargetMode="External"/><Relationship Id="rId38" Type="http://schemas.openxmlformats.org/officeDocument/2006/relationships/hyperlink" Target="https://docs.microsoft.com/learn/paths/az-900-describe-cloud-concepts/" TargetMode="External"/><Relationship Id="rId59" Type="http://schemas.openxmlformats.org/officeDocument/2006/relationships/hyperlink" Target="https://docs.microsoft.com/powershell/azure/install-az-ps?view=azps-6.6.0" TargetMode="External"/><Relationship Id="rId103" Type="http://schemas.openxmlformats.org/officeDocument/2006/relationships/image" Target="media/image9.png"/><Relationship Id="rId124" Type="http://schemas.openxmlformats.org/officeDocument/2006/relationships/image" Target="media/image14.png"/><Relationship Id="rId70" Type="http://schemas.openxmlformats.org/officeDocument/2006/relationships/hyperlink" Target="https://docs.microsoft.com/azure/mysql/flexible-server/connect-java" TargetMode="External"/><Relationship Id="rId91" Type="http://schemas.openxmlformats.org/officeDocument/2006/relationships/hyperlink" Target="https://docs.microsoft.com/azure/mysql/flexible-server/quickstart-create-server-portal" TargetMode="External"/><Relationship Id="rId145" Type="http://schemas.openxmlformats.org/officeDocument/2006/relationships/hyperlink" Target="https://docs.microsoft.com/azure/mysql/flexible-server/how-to-manage-firewall-cli" TargetMode="External"/><Relationship Id="rId166" Type="http://schemas.openxmlformats.org/officeDocument/2006/relationships/hyperlink" Target="03_MySQL_Security_Compliance.md" TargetMode="External"/><Relationship Id="rId187" Type="http://schemas.openxmlformats.org/officeDocument/2006/relationships/hyperlink" Target="https://docs.microsoft.com/azure/mysql/flexible-server/concepts-backup-restore" TargetMode="External"/><Relationship Id="rId1" Type="http://schemas.openxmlformats.org/officeDocument/2006/relationships/customXml" Target="../customXml/item1.xml"/><Relationship Id="rId212" Type="http://schemas.openxmlformats.org/officeDocument/2006/relationships/hyperlink" Target="https://docs.microsoft.com/azure/mysql/flexible-server/scripts/sample-cli-monitor-and-scale" TargetMode="External"/><Relationship Id="rId233" Type="http://schemas.openxmlformats.org/officeDocument/2006/relationships/hyperlink" Target="https://docs.microsoft.com/en-us/azure/mysql/howto-configure-audit-logs-portal" TargetMode="External"/><Relationship Id="rId254" Type="http://schemas.openxmlformats.org/officeDocument/2006/relationships/hyperlink" Target="https://docs.microsoft.com/en-us/azure/mysql/howto-configure-audit-logs-portal" TargetMode="External"/><Relationship Id="rId28" Type="http://schemas.openxmlformats.org/officeDocument/2006/relationships/image" Target="media/image3.png"/><Relationship Id="rId49" Type="http://schemas.openxmlformats.org/officeDocument/2006/relationships/hyperlink" Target="https://azure.microsoft.com/pricing/tco/calculator/" TargetMode="External"/><Relationship Id="rId114" Type="http://schemas.openxmlformats.org/officeDocument/2006/relationships/hyperlink" Target="https://docs.microsoft.com/azure/mysql/flexible-server/connect-python" TargetMode="External"/><Relationship Id="rId275" Type="http://schemas.openxmlformats.org/officeDocument/2006/relationships/hyperlink" Target="https://docs.microsoft.com/en-us/azure/azure-resource-manager/management/lock-resources" TargetMode="External"/><Relationship Id="rId60" Type="http://schemas.openxmlformats.org/officeDocument/2006/relationships/hyperlink" Target="https://code.visualstudio.com/download" TargetMode="External"/><Relationship Id="rId81" Type="http://schemas.openxmlformats.org/officeDocument/2006/relationships/hyperlink" Target="https://docs.microsoft.com/azure/mysql/concepts-compatibility" TargetMode="External"/><Relationship Id="rId135" Type="http://schemas.openxmlformats.org/officeDocument/2006/relationships/hyperlink" Target="https://docs.microsoft.com/azure/mysql/howto-create-users" TargetMode="External"/><Relationship Id="rId156" Type="http://schemas.openxmlformats.org/officeDocument/2006/relationships/hyperlink" Target="https://docs.microsoft.com/azure/mysql/flexible-server/how-to-manage-virtual-network-portal" TargetMode="External"/><Relationship Id="rId177" Type="http://schemas.openxmlformats.org/officeDocument/2006/relationships/hyperlink" Target="https://docs.microsoft.com/azure/mysql/howto-configure-server-parameters-using-cli" TargetMode="External"/><Relationship Id="rId198" Type="http://schemas.openxmlformats.org/officeDocument/2006/relationships/hyperlink" Target="https://docs.microsoft.com/azure/mysql/howto-read-replicas-portal" TargetMode="External"/><Relationship Id="rId202" Type="http://schemas.openxmlformats.org/officeDocument/2006/relationships/hyperlink" Target="https://docs.microsoft.com/azure/mysql/concepts-connectivity-architecture" TargetMode="External"/><Relationship Id="rId223" Type="http://schemas.openxmlformats.org/officeDocument/2006/relationships/hyperlink" Target="https://docs.microsoft.com/learn/modules/write-first-query-kusto-query-language/" TargetMode="External"/><Relationship Id="rId244" Type="http://schemas.openxmlformats.org/officeDocument/2006/relationships/hyperlink" Target="https://docs.microsoft.com/en-us/azure/mysql/howto-restart-server-powershell" TargetMode="External"/><Relationship Id="rId18" Type="http://schemas.openxmlformats.org/officeDocument/2006/relationships/hyperlink" Target="https://cloud.google.com/sql/docs/mysql" TargetMode="External"/><Relationship Id="rId39" Type="http://schemas.openxmlformats.org/officeDocument/2006/relationships/hyperlink" Target="https://www.mysql.com/products/workbench/" TargetMode="External"/><Relationship Id="rId265" Type="http://schemas.openxmlformats.org/officeDocument/2006/relationships/hyperlink" Target="https://docs.microsoft.com/en-us/azure/azure-monitor/platform/data-platform-metrics" TargetMode="External"/><Relationship Id="rId286" Type="http://schemas.openxmlformats.org/officeDocument/2006/relationships/hyperlink" Target="./../Misc/01_PushImagesToAcr.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D889B-E4E8-4A61-ABEF-EA71AB175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96</Pages>
  <Words>24217</Words>
  <Characters>138039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Tim Henning</cp:lastModifiedBy>
  <cp:revision>8</cp:revision>
  <dcterms:created xsi:type="dcterms:W3CDTF">2021-12-27T21:03:00Z</dcterms:created>
  <dcterms:modified xsi:type="dcterms:W3CDTF">2022-01-11T22:27:00Z</dcterms:modified>
</cp:coreProperties>
</file>